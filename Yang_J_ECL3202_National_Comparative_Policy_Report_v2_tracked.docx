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6E80C">
      <w:pPr>
        <w:spacing w:before="0" w:after="0" w:line="480" w:lineRule="auto"/>
      </w:pPr>
    </w:p>
    <w:p w14:paraId="3E9A855C">
      <w:pPr>
        <w:spacing w:before="0" w:after="0" w:line="480" w:lineRule="auto"/>
      </w:pPr>
    </w:p>
    <w:p w14:paraId="5C1B5B0E">
      <w:pPr>
        <w:spacing w:before="0" w:after="0" w:line="480" w:lineRule="auto"/>
      </w:pPr>
    </w:p>
    <w:p w14:paraId="1F526693">
      <w:pPr>
        <w:spacing w:before="0" w:after="0" w:line="480" w:lineRule="auto"/>
        <w:jc w:val="center"/>
      </w:pPr>
      <w:r>
        <w:rPr>
          <w:rFonts w:ascii="Times New Roman" w:hAnsi="Times New Roman" w:eastAsia="Times New Roman" w:cs="Times New Roman"/>
          <w:b/>
          <w:bCs/>
          <w:sz w:val="24"/>
          <w:szCs w:val="24"/>
        </w:rPr>
        <w:t>Fixed Fees, Uneven Access: Financing CWELCC Affordability in Alberta and Ontario</w:t>
      </w:r>
    </w:p>
    <w:p w14:paraId="0F9E7047">
      <w:pPr>
        <w:spacing w:before="0" w:after="0" w:line="480" w:lineRule="auto"/>
      </w:pPr>
    </w:p>
    <w:p w14:paraId="79E7630F">
      <w:pPr>
        <w:spacing w:before="0"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Jiecheng Yang</w:t>
      </w:r>
    </w:p>
    <w:p w14:paraId="34D98A0D">
      <w:pPr>
        <w:spacing w:before="0"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George Brown Polytechnic</w:t>
      </w:r>
    </w:p>
    <w:p w14:paraId="005B1B4E">
      <w:pPr>
        <w:spacing w:before="0" w:after="0" w:line="480" w:lineRule="auto"/>
        <w:jc w:val="center"/>
        <w:rPr>
          <w:rFonts w:hint="eastAsia" w:eastAsia="宋体"/>
          <w:lang w:eastAsia="zh-CN"/>
        </w:rPr>
      </w:pPr>
      <w:r>
        <w:rPr>
          <w:rFonts w:ascii="Times New Roman" w:hAnsi="Times New Roman" w:eastAsia="Times New Roman" w:cs="Times New Roman"/>
          <w:sz w:val="24"/>
          <w:szCs w:val="24"/>
        </w:rPr>
        <w:t>Bachelor of Early Childhood Leadership</w:t>
      </w:r>
      <w:r>
        <w:rPr>
          <w:rFonts w:hint="eastAsia" w:eastAsia="宋体" w:cs="Times New Roman"/>
          <w:sz w:val="24"/>
          <w:szCs w:val="24"/>
          <w:lang w:val="en-US" w:eastAsia="zh-CN"/>
        </w:rPr>
        <w:t xml:space="preserve"> </w:t>
      </w:r>
    </w:p>
    <w:p w14:paraId="52BBE452">
      <w:pPr>
        <w:spacing w:before="0" w:after="0" w:line="480" w:lineRule="auto"/>
        <w:jc w:val="center"/>
      </w:pPr>
      <w:r>
        <w:rPr>
          <w:rFonts w:ascii="Times New Roman" w:hAnsi="Times New Roman" w:eastAsia="Times New Roman" w:cs="Times New Roman"/>
          <w:sz w:val="24"/>
          <w:szCs w:val="24"/>
        </w:rPr>
        <w:t>ECL 3202: Early Childhood Programs and Systems Delivery</w:t>
      </w:r>
    </w:p>
    <w:p w14:paraId="25CB545A">
      <w:pPr>
        <w:spacing w:before="0" w:after="0" w:line="480" w:lineRule="auto"/>
        <w:jc w:val="center"/>
      </w:pPr>
      <w:r>
        <w:rPr>
          <w:rFonts w:ascii="Times New Roman" w:hAnsi="Times New Roman" w:eastAsia="Times New Roman" w:cs="Times New Roman"/>
          <w:sz w:val="24"/>
          <w:szCs w:val="24"/>
        </w:rPr>
        <w:t>Professor</w:t>
      </w:r>
      <w:r>
        <w:rPr>
          <w:rFonts w:hint="eastAsia" w:eastAsia="宋体" w:cs="Times New Roman"/>
          <w:sz w:val="24"/>
          <w:szCs w:val="24"/>
          <w:lang w:val="en-US" w:eastAsia="zh-CN"/>
        </w:rPr>
        <w:t>:</w:t>
      </w:r>
      <w:r>
        <w:rPr>
          <w:rFonts w:ascii="Times New Roman" w:hAnsi="Times New Roman" w:eastAsia="Times New Roman" w:cs="Times New Roman"/>
          <w:sz w:val="24"/>
          <w:szCs w:val="24"/>
        </w:rPr>
        <w:t xml:space="preserve"> Ce Cil Kim</w:t>
      </w:r>
    </w:p>
    <w:p w14:paraId="7F3E8BCF">
      <w:pPr>
        <w:spacing w:before="0" w:after="0" w:line="480" w:lineRule="auto"/>
        <w:jc w:val="center"/>
      </w:pPr>
      <w:r>
        <w:rPr>
          <w:rFonts w:ascii="Times New Roman" w:hAnsi="Times New Roman" w:eastAsia="Times New Roman" w:cs="Times New Roman"/>
          <w:sz w:val="24"/>
          <w:szCs w:val="24"/>
        </w:rPr>
        <w:t>October 1</w:t>
      </w:r>
      <w:r>
        <w:rPr>
          <w:rFonts w:hint="eastAsia" w:eastAsia="宋体" w:cs="Times New Roman"/>
          <w:sz w:val="24"/>
          <w:szCs w:val="24"/>
          <w:lang w:val="en-US" w:eastAsia="zh-CN"/>
        </w:rPr>
        <w:t>8</w:t>
      </w:r>
      <w:bookmarkStart w:id="0" w:name="_GoBack"/>
      <w:bookmarkEnd w:id="0"/>
      <w:r>
        <w:rPr>
          <w:rFonts w:ascii="Times New Roman" w:hAnsi="Times New Roman" w:eastAsia="Times New Roman" w:cs="Times New Roman"/>
          <w:sz w:val="24"/>
          <w:szCs w:val="24"/>
        </w:rPr>
        <w:t>, 2026</w:t>
      </w:r>
    </w:p>
    <w:p w14:paraId="4305DD83">
      <w:r>
        <w:br w:type="page"/>
      </w:r>
    </w:p>
    <w:p w14:paraId="222A6B20">
      <w:pPr>
        <w:spacing w:before="0" w:after="0" w:line="480" w:lineRule="auto"/>
        <w:jc w:val="center"/>
      </w:pPr>
      <w:r>
        <w:rPr>
          <w:rFonts w:ascii="Times New Roman" w:hAnsi="Times New Roman" w:eastAsia="Times New Roman" w:cs="Times New Roman"/>
          <w:b/>
          <w:bCs/>
          <w:sz w:val="24"/>
          <w:szCs w:val="24"/>
        </w:rPr>
        <w:t>Fixed Fees, Uneven Access: Financing CWELCC Affordability in Alberta and Ontario</w:t>
      </w:r>
    </w:p>
    <w:p w14:paraId="0B3862DC">
      <w:pPr>
        <w:spacing w:before="0" w:after="0" w:line="480" w:lineRule="auto"/>
        <w:ind w:firstLine="720"/>
      </w:pPr>
      <w:r>
        <w:rPr>
          <w:rFonts w:ascii="Times New Roman" w:hAnsi="Times New Roman" w:eastAsia="Times New Roman" w:cs="Times New Roman"/>
          <w:sz w:val="24"/>
          <w:szCs w:val="24"/>
        </w:rPr>
        <w:t>The Canada-Wide Early Learning and Child Care (CWELCC) agreements asked every province to do the same thing: replace high parent fees with public funding. Each province, however, has built a different system to do it. This report compares Alberta and Ontario through Focus (a), financing CWELCC implementation, with attention to how each province turns federal dollars into the fee a family actually pays. I argue that the two provinces converge on a publicly funded, set-fee model delivered through a mixed public–private market, but diverge sharply on low-income families. Alberta replaced its income-tested subsidy with one universal flat fee, while Ontario kept a capped fee plus a municipally administered subsidy. Neither design has yet turned lower fees into equitable access, and Ontario can learn from Alberta’s transparency while treating its retreat from targeted support as a warning.</w:t>
      </w:r>
    </w:p>
    <w:p w14:paraId="029D2E99">
      <w:pPr>
        <w:spacing w:before="0" w:after="0" w:line="480" w:lineRule="auto"/>
        <w:jc w:val="center"/>
      </w:pPr>
      <w:r>
        <w:rPr>
          <w:rFonts w:ascii="Times New Roman" w:hAnsi="Times New Roman" w:eastAsia="Times New Roman" w:cs="Times New Roman"/>
          <w:b/>
          <w:bCs/>
          <w:sz w:val="24"/>
          <w:szCs w:val="24"/>
        </w:rPr>
        <w:t>Alberta’s ECEC Context</w:t>
      </w:r>
    </w:p>
    <w:p w14:paraId="34F089E9">
      <w:pPr>
        <w:spacing w:before="0" w:after="0" w:line="480" w:lineRule="auto"/>
        <w:ind w:firstLine="720"/>
      </w:pPr>
      <w:r>
        <w:rPr>
          <w:rFonts w:ascii="Times New Roman" w:hAnsi="Times New Roman" w:eastAsia="Times New Roman" w:cs="Times New Roman"/>
          <w:sz w:val="24"/>
          <w:szCs w:val="24"/>
        </w:rPr>
        <w:t xml:space="preserve">Alberta licenses facility-based daycare, family day home agencies, preschools, and out-of-school care, and </w:t>
      </w:r>
      <w:r>
        <w:rPr>
          <w:rFonts w:ascii="Times New Roman" w:hAnsi="Times New Roman" w:eastAsia="Times New Roman" w:cs="Times New Roman"/>
          <w:i/>
          <w:iCs/>
          <w:sz w:val="24"/>
          <w:szCs w:val="24"/>
        </w:rPr>
        <w:t>Flight: Alberta’s Early Learning and Care Framework</w:t>
      </w:r>
      <w:r>
        <w:rPr>
          <w:rFonts w:ascii="Times New Roman" w:hAnsi="Times New Roman" w:eastAsia="Times New Roman" w:cs="Times New Roman"/>
          <w:sz w:val="24"/>
          <w:szCs w:val="24"/>
        </w:rPr>
        <w:t xml:space="preserve"> guides pedagogy (Makovichuk et al., 2014). Historically, the province relied more on commercial operators and demand-side subsidies than most of Canada (Langford, 2011), </w:t>
      </w:r>
      <w:del w:id="9001" w:author="Claude" w:date="2026-10-13T00:00:00Z">
        <w:r>
          <w:rPr>
            <w:rFonts w:ascii="Times New Roman" w:hAnsi="Times New Roman" w:eastAsia="Times New Roman" w:cs="Times New Roman"/>
            <w:sz w:val="24"/>
            <w:szCs w:val="24"/>
          </w:rPr>
          <w:delText xml:space="preserve">and</w:delText>
        </w:r>
      </w:del>
      <w:ins w:id="9002" w:author="Claude" w:date="2026-10-13T00:00:00Z">
        <w:r>
          <w:rPr>
            <w:rFonts w:ascii="Times New Roman" w:hAnsi="Times New Roman" w:eastAsia="Times New Roman" w:cs="Times New Roman"/>
            <w:sz w:val="24"/>
            <w:szCs w:val="24"/>
          </w:rPr>
          <w:t xml:space="preserve">a legacy that persists:</w:t>
        </w:r>
      </w:ins>
      <w:r>
        <w:rPr>
          <w:rFonts w:ascii="Times New Roman" w:hAnsi="Times New Roman" w:eastAsia="Times New Roman" w:cs="Times New Roman"/>
          <w:sz w:val="24"/>
          <w:szCs w:val="24"/>
        </w:rPr>
        <w:t xml:space="preserve"> its minister still describes the system as leaning more heavily on for-profit centres and family day homes than other provinces (Fletcher, 2025). Alberta signed a $3.8-billion CWELCC agreement in November 2021. Average fees fell from $44 a day to about </w:t>
      </w:r>
      <w:del w:id="9003" w:author="Claude" w:date="2026-10-13T00:00:00Z">
        <w:r>
          <w:rPr>
            <w:rFonts w:ascii="Times New Roman" w:hAnsi="Times New Roman" w:eastAsia="Times New Roman" w:cs="Times New Roman"/>
            <w:sz w:val="24"/>
            <w:szCs w:val="24"/>
          </w:rPr>
          <w:delText xml:space="preserve">$20 in 2022 and $15 in 2024, and since April 1, 2025, families with eligible children up to kindergarten age pay a flat $326.25 a month for full-time care or $230 for part-time care (Government of Alberta, 2026a)</w:delText>
        </w:r>
      </w:del>
      <w:ins w:id="9004" w:author="Claude" w:date="2026-10-13T00:00:00Z">
        <w:r>
          <w:rPr>
            <w:rFonts w:ascii="Times New Roman" w:hAnsi="Times New Roman" w:eastAsia="Times New Roman" w:cs="Times New Roman"/>
            <w:sz w:val="24"/>
            <w:szCs w:val="24"/>
          </w:rPr>
          <w:t xml:space="preserve">$15 by 2024, and a flat monthly fee has applied since April 1, 2025 (Government of Alberta, 2026a; see Table 1)</w:t>
        </w:r>
      </w:ins>
      <w:r>
        <w:rPr>
          <w:rFonts w:ascii="Times New Roman" w:hAnsi="Times New Roman" w:eastAsia="Times New Roman" w:cs="Times New Roman"/>
          <w:sz w:val="24"/>
          <w:szCs w:val="24"/>
        </w:rPr>
        <w:t xml:space="preserve">. In May 2025, the province reached its federally funded cap on new for-profit spaces, leaving some new centres outside the fee-reduction system (Villani, 2025). Rather than a five-year renewal, Alberta signed a one-year extension worth about $1.17 billion that runs to March 31, 2027 (Employment and Social Development Canada [ESDC], 2025), so its long-term funding remains unsettled.</w:t>
      </w:r>
    </w:p>
    <w:p w14:paraId="0188F174">
      <w:pPr>
        <w:spacing w:before="0" w:after="0" w:line="480" w:lineRule="auto"/>
      </w:pPr>
      <w:r>
        <w:rPr>
          <w:rFonts w:ascii="Times New Roman" w:hAnsi="Times New Roman" w:eastAsia="Times New Roman" w:cs="Times New Roman"/>
          <w:b/>
          <w:bCs/>
          <w:sz w:val="24"/>
          <w:szCs w:val="24"/>
        </w:rPr>
        <w:t>The Ontario Baseline</w:t>
      </w:r>
    </w:p>
    <w:p w14:paraId="74342EE1">
      <w:pPr>
        <w:spacing w:before="0" w:after="0" w:line="480" w:lineRule="auto"/>
        <w:ind w:firstLine="720"/>
      </w:pPr>
      <w:r>
        <w:rPr>
          <w:rFonts w:ascii="Times New Roman" w:hAnsi="Times New Roman" w:eastAsia="Times New Roman" w:cs="Times New Roman"/>
          <w:sz w:val="24"/>
          <w:szCs w:val="24"/>
        </w:rPr>
        <w:t xml:space="preserve">Under the </w:t>
      </w:r>
      <w:r>
        <w:rPr>
          <w:rFonts w:ascii="Times New Roman" w:hAnsi="Times New Roman" w:eastAsia="Times New Roman" w:cs="Times New Roman"/>
          <w:i/>
          <w:iCs/>
          <w:sz w:val="24"/>
          <w:szCs w:val="24"/>
        </w:rPr>
        <w:t>Child Care and Early Years Act, 2014</w:t>
      </w:r>
      <w:r>
        <w:rPr>
          <w:rFonts w:ascii="Times New Roman" w:hAnsi="Times New Roman" w:eastAsia="Times New Roman" w:cs="Times New Roman"/>
          <w:sz w:val="24"/>
          <w:szCs w:val="24"/>
        </w:rPr>
        <w:t>, Ontario’s 47 service system managers, which are municipalities and district boards, administer provincial funding and fee subsidies locally (s. 56). Ontario joined CWELCC in 2022, cut fees by half, and in January 2025 introduced a new funding formula with a $22-a-day cap, which the province reports as a $19 average once fee subsidies are counted (Government of Ontario, n.d.). In September 2026, Ontario signed a four-year agreement but committed only to holding fees at current levels until June 30, 2027 (The Canadian Press, 2026). Table 1 summarizes the two financing models.</w:t>
      </w:r>
    </w:p>
    <w:p w14:paraId="5F910BC1">
      <w:pPr>
        <w:spacing w:before="0" w:after="0" w:line="480" w:lineRule="auto"/>
      </w:pPr>
      <w:r>
        <w:rPr>
          <w:rFonts w:ascii="Times New Roman" w:hAnsi="Times New Roman" w:eastAsia="Times New Roman" w:cs="Times New Roman"/>
          <w:b/>
          <w:bCs/>
          <w:sz w:val="24"/>
          <w:szCs w:val="24"/>
        </w:rPr>
        <w:t>Table 1</w:t>
      </w:r>
    </w:p>
    <w:p w14:paraId="786B64D7">
      <w:pPr>
        <w:spacing w:before="0" w:after="0" w:line="480" w:lineRule="auto"/>
      </w:pPr>
      <w:r>
        <w:rPr>
          <w:rFonts w:ascii="Times New Roman" w:hAnsi="Times New Roman" w:eastAsia="Times New Roman" w:cs="Times New Roman"/>
          <w:i/>
          <w:iCs/>
          <w:sz w:val="24"/>
          <w:szCs w:val="24"/>
        </w:rPr>
        <w:t>Key CWELCC Financing Features in Alberta and Ontario, October 2026</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572FD736">
        <w:trPr>
          <w:tblHeader/>
        </w:trPr>
        <w:tc>
          <w:tcPr>
            <w:tcW w:w="2400" w:type="dxa"/>
            <w:tcBorders>
              <w:top w:val="single" w:color="000000" w:sz="6" w:space="0"/>
              <w:left w:val="nil"/>
              <w:bottom w:val="single" w:color="000000" w:sz="6" w:space="0"/>
              <w:right w:val="nil"/>
            </w:tcBorders>
            <w:tcMar>
              <w:top w:w="60" w:type="dxa"/>
              <w:left w:w="80" w:type="dxa"/>
              <w:bottom w:w="60" w:type="dxa"/>
              <w:right w:w="80" w:type="dxa"/>
            </w:tcMar>
          </w:tcPr>
          <w:p w14:paraId="5EC51932">
            <w:pPr>
              <w:spacing w:before="0" w:after="0" w:line="240" w:lineRule="auto"/>
            </w:pPr>
            <w:r>
              <w:rPr>
                <w:rFonts w:ascii="Times New Roman" w:hAnsi="Times New Roman" w:eastAsia="Times New Roman" w:cs="Times New Roman"/>
                <w:b/>
                <w:bCs/>
                <w:sz w:val="20"/>
                <w:szCs w:val="20"/>
              </w:rPr>
              <w:t>Feature</w:t>
            </w:r>
          </w:p>
        </w:tc>
        <w:tc>
          <w:tcPr>
            <w:tcW w:w="3480" w:type="dxa"/>
            <w:tcBorders>
              <w:top w:val="single" w:color="000000" w:sz="6" w:space="0"/>
              <w:left w:val="nil"/>
              <w:bottom w:val="single" w:color="000000" w:sz="6" w:space="0"/>
              <w:right w:val="nil"/>
            </w:tcBorders>
            <w:tcMar>
              <w:top w:w="60" w:type="dxa"/>
              <w:left w:w="80" w:type="dxa"/>
              <w:bottom w:w="60" w:type="dxa"/>
              <w:right w:w="80" w:type="dxa"/>
            </w:tcMar>
          </w:tcPr>
          <w:p w14:paraId="0978AD89">
            <w:pPr>
              <w:spacing w:before="0" w:after="0" w:line="240" w:lineRule="auto"/>
            </w:pPr>
            <w:r>
              <w:rPr>
                <w:rFonts w:ascii="Times New Roman" w:hAnsi="Times New Roman" w:eastAsia="Times New Roman" w:cs="Times New Roman"/>
                <w:b/>
                <w:bCs/>
                <w:sz w:val="20"/>
                <w:szCs w:val="20"/>
              </w:rPr>
              <w:t>Alberta</w:t>
            </w:r>
          </w:p>
        </w:tc>
        <w:tc>
          <w:tcPr>
            <w:tcW w:w="3480" w:type="dxa"/>
            <w:tcBorders>
              <w:top w:val="single" w:color="000000" w:sz="6" w:space="0"/>
              <w:left w:val="nil"/>
              <w:bottom w:val="single" w:color="000000" w:sz="6" w:space="0"/>
              <w:right w:val="nil"/>
            </w:tcBorders>
            <w:tcMar>
              <w:top w:w="60" w:type="dxa"/>
              <w:left w:w="80" w:type="dxa"/>
              <w:bottom w:w="60" w:type="dxa"/>
              <w:right w:w="80" w:type="dxa"/>
            </w:tcMar>
          </w:tcPr>
          <w:p w14:paraId="10667A8B">
            <w:pPr>
              <w:spacing w:before="0" w:after="0" w:line="240" w:lineRule="auto"/>
            </w:pPr>
            <w:r>
              <w:rPr>
                <w:rFonts w:ascii="Times New Roman" w:hAnsi="Times New Roman" w:eastAsia="Times New Roman" w:cs="Times New Roman"/>
                <w:b/>
                <w:bCs/>
                <w:sz w:val="20"/>
                <w:szCs w:val="20"/>
              </w:rPr>
              <w:t>Ontario</w:t>
            </w:r>
          </w:p>
        </w:tc>
      </w:tr>
      <w:tr w14:paraId="03442C42">
        <w:trPr>
          <w:cantSplit/>
        </w:trPr>
        <w:tc>
          <w:tcPr>
            <w:tcW w:w="2400" w:type="dxa"/>
            <w:tcBorders>
              <w:top w:val="nil"/>
              <w:left w:val="nil"/>
              <w:bottom w:val="nil"/>
              <w:right w:val="nil"/>
            </w:tcBorders>
            <w:tcMar>
              <w:top w:w="60" w:type="dxa"/>
              <w:left w:w="80" w:type="dxa"/>
              <w:bottom w:w="60" w:type="dxa"/>
              <w:right w:w="80" w:type="dxa"/>
            </w:tcMar>
          </w:tcPr>
          <w:p w14:paraId="4F81642E">
            <w:pPr>
              <w:spacing w:before="0" w:after="0" w:line="240" w:lineRule="auto"/>
            </w:pPr>
            <w:r>
              <w:rPr>
                <w:rFonts w:ascii="Times New Roman" w:hAnsi="Times New Roman" w:eastAsia="Times New Roman" w:cs="Times New Roman"/>
                <w:b w:val="0"/>
                <w:bCs w:val="0"/>
                <w:sz w:val="20"/>
                <w:szCs w:val="20"/>
              </w:rPr>
              <w:t>Parent fee (birth to kindergarten age)</w:t>
            </w:r>
          </w:p>
        </w:tc>
        <w:tc>
          <w:tcPr>
            <w:tcW w:w="3480" w:type="dxa"/>
            <w:tcBorders>
              <w:top w:val="nil"/>
              <w:left w:val="nil"/>
              <w:bottom w:val="nil"/>
              <w:right w:val="nil"/>
            </w:tcBorders>
            <w:tcMar>
              <w:top w:w="60" w:type="dxa"/>
              <w:left w:w="80" w:type="dxa"/>
              <w:bottom w:w="60" w:type="dxa"/>
              <w:right w:w="80" w:type="dxa"/>
            </w:tcMar>
          </w:tcPr>
          <w:p w14:paraId="71D8CFC1">
            <w:pPr>
              <w:spacing w:before="0" w:after="0" w:line="240" w:lineRule="auto"/>
            </w:pPr>
            <w:r>
              <w:rPr>
                <w:rFonts w:ascii="Times New Roman" w:hAnsi="Times New Roman" w:eastAsia="Times New Roman" w:cs="Times New Roman"/>
                <w:b w:val="0"/>
                <w:bCs w:val="0"/>
                <w:sz w:val="20"/>
                <w:szCs w:val="20"/>
              </w:rPr>
              <w:t>Flat $326.25/month full-time (about $15/day); $230/month part-time</w:t>
            </w:r>
          </w:p>
        </w:tc>
        <w:tc>
          <w:tcPr>
            <w:tcW w:w="3480" w:type="dxa"/>
            <w:tcBorders>
              <w:top w:val="nil"/>
              <w:left w:val="nil"/>
              <w:bottom w:val="nil"/>
              <w:right w:val="nil"/>
            </w:tcBorders>
            <w:tcMar>
              <w:top w:w="60" w:type="dxa"/>
              <w:left w:w="80" w:type="dxa"/>
              <w:bottom w:w="60" w:type="dxa"/>
              <w:right w:w="80" w:type="dxa"/>
            </w:tcMar>
          </w:tcPr>
          <w:p w14:paraId="73E514D9">
            <w:pPr>
              <w:spacing w:before="0" w:after="0" w:line="240" w:lineRule="auto"/>
            </w:pPr>
            <w:r>
              <w:rPr>
                <w:rFonts w:ascii="Times New Roman" w:hAnsi="Times New Roman" w:eastAsia="Times New Roman" w:cs="Times New Roman"/>
                <w:b w:val="0"/>
                <w:bCs w:val="0"/>
                <w:sz w:val="20"/>
                <w:szCs w:val="20"/>
              </w:rPr>
              <w:t>Capped at $22/day; reported average of $19/day</w:t>
            </w:r>
          </w:p>
        </w:tc>
      </w:tr>
      <w:tr w14:paraId="14DBE58F">
        <w:trPr>
          <w:cantSplit/>
        </w:trPr>
        <w:tc>
          <w:tcPr>
            <w:tcW w:w="2400" w:type="dxa"/>
            <w:tcBorders>
              <w:top w:val="nil"/>
              <w:left w:val="nil"/>
              <w:bottom w:val="nil"/>
              <w:right w:val="nil"/>
            </w:tcBorders>
            <w:tcMar>
              <w:top w:w="60" w:type="dxa"/>
              <w:left w:w="80" w:type="dxa"/>
              <w:bottom w:w="60" w:type="dxa"/>
              <w:right w:w="80" w:type="dxa"/>
            </w:tcMar>
          </w:tcPr>
          <w:p w14:paraId="26FF1FDC">
            <w:pPr>
              <w:spacing w:before="0" w:after="0" w:line="240" w:lineRule="auto"/>
            </w:pPr>
            <w:r>
              <w:rPr>
                <w:rFonts w:ascii="Times New Roman" w:hAnsi="Times New Roman" w:eastAsia="Times New Roman" w:cs="Times New Roman"/>
                <w:b w:val="0"/>
                <w:bCs w:val="0"/>
                <w:sz w:val="20"/>
                <w:szCs w:val="20"/>
              </w:rPr>
              <w:t>Funding channel</w:t>
            </w:r>
          </w:p>
        </w:tc>
        <w:tc>
          <w:tcPr>
            <w:tcW w:w="3480" w:type="dxa"/>
            <w:tcBorders>
              <w:top w:val="nil"/>
              <w:left w:val="nil"/>
              <w:bottom w:val="nil"/>
              <w:right w:val="nil"/>
            </w:tcBorders>
            <w:tcMar>
              <w:top w:w="60" w:type="dxa"/>
              <w:left w:w="80" w:type="dxa"/>
              <w:bottom w:w="60" w:type="dxa"/>
              <w:right w:w="80" w:type="dxa"/>
            </w:tcMar>
          </w:tcPr>
          <w:p w14:paraId="0D0F2754">
            <w:pPr>
              <w:spacing w:before="0" w:after="0" w:line="240" w:lineRule="auto"/>
            </w:pPr>
            <w:r>
              <w:rPr>
                <w:rFonts w:ascii="Times New Roman" w:hAnsi="Times New Roman" w:eastAsia="Times New Roman" w:cs="Times New Roman"/>
                <w:b w:val="0"/>
                <w:bCs w:val="0"/>
                <w:sz w:val="20"/>
                <w:szCs w:val="20"/>
              </w:rPr>
              <w:t>Provincial Affordability Grant paid directly to licensed operators</w:t>
            </w:r>
          </w:p>
        </w:tc>
        <w:tc>
          <w:tcPr>
            <w:tcW w:w="3480" w:type="dxa"/>
            <w:tcBorders>
              <w:top w:val="nil"/>
              <w:left w:val="nil"/>
              <w:bottom w:val="nil"/>
              <w:right w:val="nil"/>
            </w:tcBorders>
            <w:tcMar>
              <w:top w:w="60" w:type="dxa"/>
              <w:left w:w="80" w:type="dxa"/>
              <w:bottom w:w="60" w:type="dxa"/>
              <w:right w:w="80" w:type="dxa"/>
            </w:tcMar>
          </w:tcPr>
          <w:p w14:paraId="0E4B50CE">
            <w:pPr>
              <w:spacing w:before="0" w:after="0" w:line="240" w:lineRule="auto"/>
            </w:pPr>
            <w:r>
              <w:rPr>
                <w:rFonts w:ascii="Times New Roman" w:hAnsi="Times New Roman" w:eastAsia="Times New Roman" w:cs="Times New Roman"/>
                <w:b w:val="0"/>
                <w:bCs w:val="0"/>
                <w:sz w:val="20"/>
                <w:szCs w:val="20"/>
              </w:rPr>
              <w:t>Provincial funding formula administered by 47 local service system managers</w:t>
            </w:r>
          </w:p>
        </w:tc>
      </w:tr>
      <w:tr w14:paraId="1F1759F5">
        <w:trPr>
          <w:cantSplit/>
        </w:trPr>
        <w:tc>
          <w:tcPr>
            <w:tcW w:w="2400" w:type="dxa"/>
            <w:tcBorders>
              <w:top w:val="nil"/>
              <w:left w:val="nil"/>
              <w:bottom w:val="nil"/>
              <w:right w:val="nil"/>
            </w:tcBorders>
            <w:tcMar>
              <w:top w:w="60" w:type="dxa"/>
              <w:left w:w="80" w:type="dxa"/>
              <w:bottom w:w="60" w:type="dxa"/>
              <w:right w:w="80" w:type="dxa"/>
            </w:tcMar>
          </w:tcPr>
          <w:p w14:paraId="56012B1B">
            <w:pPr>
              <w:spacing w:before="0" w:after="0" w:line="240" w:lineRule="auto"/>
            </w:pPr>
            <w:r>
              <w:rPr>
                <w:rFonts w:ascii="Times New Roman" w:hAnsi="Times New Roman" w:eastAsia="Times New Roman" w:cs="Times New Roman"/>
                <w:b w:val="0"/>
                <w:bCs w:val="0"/>
                <w:sz w:val="20"/>
                <w:szCs w:val="20"/>
              </w:rPr>
              <w:t>Low-income support for children under kindergarten age</w:t>
            </w:r>
          </w:p>
        </w:tc>
        <w:tc>
          <w:tcPr>
            <w:tcW w:w="3480" w:type="dxa"/>
            <w:tcBorders>
              <w:top w:val="nil"/>
              <w:left w:val="nil"/>
              <w:bottom w:val="nil"/>
              <w:right w:val="nil"/>
            </w:tcBorders>
            <w:tcMar>
              <w:top w:w="60" w:type="dxa"/>
              <w:left w:w="80" w:type="dxa"/>
              <w:bottom w:w="60" w:type="dxa"/>
              <w:right w:w="80" w:type="dxa"/>
            </w:tcMar>
          </w:tcPr>
          <w:p w14:paraId="2E508A05">
            <w:pPr>
              <w:spacing w:before="0" w:after="0" w:line="240" w:lineRule="auto"/>
            </w:pPr>
            <w:r>
              <w:rPr>
                <w:rFonts w:ascii="Times New Roman" w:hAnsi="Times New Roman" w:eastAsia="Times New Roman" w:cs="Times New Roman"/>
                <w:b w:val="0"/>
                <w:bCs w:val="0"/>
                <w:sz w:val="20"/>
                <w:szCs w:val="20"/>
              </w:rPr>
              <w:t>Income-tested subsidy ended March 31, 2025; subsidy remains only for kindergarten to Grade 6 out-of-school care</w:t>
            </w:r>
          </w:p>
        </w:tc>
        <w:tc>
          <w:tcPr>
            <w:tcW w:w="3480" w:type="dxa"/>
            <w:tcBorders>
              <w:top w:val="nil"/>
              <w:left w:val="nil"/>
              <w:bottom w:val="nil"/>
              <w:right w:val="nil"/>
            </w:tcBorders>
            <w:tcMar>
              <w:top w:w="60" w:type="dxa"/>
              <w:left w:w="80" w:type="dxa"/>
              <w:bottom w:w="60" w:type="dxa"/>
              <w:right w:w="80" w:type="dxa"/>
            </w:tcMar>
          </w:tcPr>
          <w:p w14:paraId="5E80FB22">
            <w:pPr>
              <w:spacing w:before="0" w:after="0" w:line="240" w:lineRule="auto"/>
            </w:pPr>
            <w:r>
              <w:rPr>
                <w:rFonts w:ascii="Times New Roman" w:hAnsi="Times New Roman" w:eastAsia="Times New Roman" w:cs="Times New Roman"/>
                <w:b w:val="0"/>
                <w:bCs w:val="0"/>
                <w:sz w:val="20"/>
                <w:szCs w:val="20"/>
              </w:rPr>
              <w:t>Income-tested fee subsidy retained and can lower fees below the cap</w:t>
            </w:r>
          </w:p>
        </w:tc>
      </w:tr>
      <w:tr w14:paraId="65F244EB">
        <w:trPr>
          <w:cantSplit/>
        </w:trPr>
        <w:tc>
          <w:tcPr>
            <w:tcW w:w="2400" w:type="dxa"/>
            <w:tcBorders>
              <w:top w:val="nil"/>
              <w:left w:val="nil"/>
              <w:bottom w:val="nil"/>
              <w:right w:val="nil"/>
            </w:tcBorders>
            <w:tcMar>
              <w:top w:w="60" w:type="dxa"/>
              <w:left w:w="80" w:type="dxa"/>
              <w:bottom w:w="60" w:type="dxa"/>
              <w:right w:w="80" w:type="dxa"/>
            </w:tcMar>
          </w:tcPr>
          <w:p w14:paraId="6B81D08C">
            <w:pPr>
              <w:spacing w:before="0" w:after="0" w:line="240" w:lineRule="auto"/>
            </w:pPr>
            <w:r>
              <w:rPr>
                <w:rFonts w:ascii="Times New Roman" w:hAnsi="Times New Roman" w:eastAsia="Times New Roman" w:cs="Times New Roman"/>
                <w:b w:val="0"/>
                <w:bCs w:val="0"/>
                <w:sz w:val="20"/>
                <w:szCs w:val="20"/>
              </w:rPr>
              <w:t>Other parent charges</w:t>
            </w:r>
          </w:p>
        </w:tc>
        <w:tc>
          <w:tcPr>
            <w:tcW w:w="3480" w:type="dxa"/>
            <w:tcBorders>
              <w:top w:val="nil"/>
              <w:left w:val="nil"/>
              <w:bottom w:val="nil"/>
              <w:right w:val="nil"/>
            </w:tcBorders>
            <w:tcMar>
              <w:top w:w="60" w:type="dxa"/>
              <w:left w:w="80" w:type="dxa"/>
              <w:bottom w:w="60" w:type="dxa"/>
              <w:right w:w="80" w:type="dxa"/>
            </w:tcMar>
          </w:tcPr>
          <w:p w14:paraId="2BF54DC0">
            <w:pPr>
              <w:spacing w:before="0" w:after="0" w:line="240" w:lineRule="auto"/>
            </w:pPr>
            <w:r>
              <w:rPr>
                <w:rFonts w:ascii="Times New Roman" w:hAnsi="Times New Roman" w:eastAsia="Times New Roman" w:cs="Times New Roman"/>
                <w:b w:val="0"/>
                <w:bCs w:val="0"/>
                <w:sz w:val="20"/>
                <w:szCs w:val="20"/>
              </w:rPr>
              <w:t>Optional services allowed for a supplemental fee if participation is voluntary</w:t>
            </w:r>
          </w:p>
        </w:tc>
        <w:tc>
          <w:tcPr>
            <w:tcW w:w="3480" w:type="dxa"/>
            <w:tcBorders>
              <w:top w:val="nil"/>
              <w:left w:val="nil"/>
              <w:bottom w:val="nil"/>
              <w:right w:val="nil"/>
            </w:tcBorders>
            <w:tcMar>
              <w:top w:w="60" w:type="dxa"/>
              <w:left w:w="80" w:type="dxa"/>
              <w:bottom w:w="60" w:type="dxa"/>
              <w:right w:w="80" w:type="dxa"/>
            </w:tcMar>
          </w:tcPr>
          <w:p w14:paraId="62961D63">
            <w:pPr>
              <w:spacing w:before="0" w:after="0" w:line="240" w:lineRule="auto"/>
            </w:pPr>
            <w:r>
              <w:rPr>
                <w:rFonts w:ascii="Times New Roman" w:hAnsi="Times New Roman" w:eastAsia="Times New Roman" w:cs="Times New Roman"/>
                <w:b w:val="0"/>
                <w:bCs w:val="0"/>
                <w:sz w:val="20"/>
                <w:szCs w:val="20"/>
              </w:rPr>
              <w:t>Fee capped for enrolled programs; families outside CWELCC spaces pay market fees</w:t>
            </w:r>
          </w:p>
        </w:tc>
      </w:tr>
      <w:tr w14:paraId="7B8C990D">
        <w:trPr>
          <w:cantSplit/>
        </w:trPr>
        <w:tc>
          <w:tcPr>
            <w:tcW w:w="2400" w:type="dxa"/>
            <w:tcBorders>
              <w:top w:val="nil"/>
              <w:left w:val="nil"/>
              <w:bottom w:val="single" w:color="000000" w:sz="6" w:space="0"/>
              <w:right w:val="nil"/>
            </w:tcBorders>
            <w:tcMar>
              <w:top w:w="60" w:type="dxa"/>
              <w:left w:w="80" w:type="dxa"/>
              <w:bottom w:w="60" w:type="dxa"/>
              <w:right w:w="80" w:type="dxa"/>
            </w:tcMar>
          </w:tcPr>
          <w:p w14:paraId="13DF5079">
            <w:pPr>
              <w:spacing w:before="0" w:after="0" w:line="240" w:lineRule="auto"/>
            </w:pPr>
            <w:r>
              <w:rPr>
                <w:rFonts w:ascii="Times New Roman" w:hAnsi="Times New Roman" w:eastAsia="Times New Roman" w:cs="Times New Roman"/>
                <w:b w:val="0"/>
                <w:bCs w:val="0"/>
                <w:sz w:val="20"/>
                <w:szCs w:val="20"/>
              </w:rPr>
              <w:t>Federal agreement status</w:t>
            </w:r>
          </w:p>
        </w:tc>
        <w:tc>
          <w:tcPr>
            <w:tcW w:w="3480" w:type="dxa"/>
            <w:tcBorders>
              <w:top w:val="nil"/>
              <w:left w:val="nil"/>
              <w:bottom w:val="single" w:color="000000" w:sz="6" w:space="0"/>
              <w:right w:val="nil"/>
            </w:tcBorders>
            <w:tcMar>
              <w:top w:w="60" w:type="dxa"/>
              <w:left w:w="80" w:type="dxa"/>
              <w:bottom w:w="60" w:type="dxa"/>
              <w:right w:w="80" w:type="dxa"/>
            </w:tcMar>
          </w:tcPr>
          <w:p w14:paraId="6B265576">
            <w:pPr>
              <w:spacing w:before="0" w:after="0" w:line="240" w:lineRule="auto"/>
            </w:pPr>
            <w:r>
              <w:rPr>
                <w:rFonts w:ascii="Times New Roman" w:hAnsi="Times New Roman" w:eastAsia="Times New Roman" w:cs="Times New Roman"/>
                <w:b w:val="0"/>
                <w:bCs w:val="0"/>
                <w:sz w:val="20"/>
                <w:szCs w:val="20"/>
              </w:rPr>
              <w:t>One-year extension to March 31, 2027</w:t>
            </w:r>
          </w:p>
        </w:tc>
        <w:tc>
          <w:tcPr>
            <w:tcW w:w="3480" w:type="dxa"/>
            <w:tcBorders>
              <w:top w:val="nil"/>
              <w:left w:val="nil"/>
              <w:bottom w:val="single" w:color="000000" w:sz="6" w:space="0"/>
              <w:right w:val="nil"/>
            </w:tcBorders>
            <w:tcMar>
              <w:top w:w="60" w:type="dxa"/>
              <w:left w:w="80" w:type="dxa"/>
              <w:bottom w:w="60" w:type="dxa"/>
              <w:right w:w="80" w:type="dxa"/>
            </w:tcMar>
          </w:tcPr>
          <w:p w14:paraId="6DA9649E">
            <w:pPr>
              <w:spacing w:before="0" w:after="0" w:line="240" w:lineRule="auto"/>
            </w:pPr>
            <w:r>
              <w:rPr>
                <w:rFonts w:ascii="Times New Roman" w:hAnsi="Times New Roman" w:eastAsia="Times New Roman" w:cs="Times New Roman"/>
                <w:b w:val="0"/>
                <w:bCs w:val="0"/>
                <w:sz w:val="20"/>
                <w:szCs w:val="20"/>
              </w:rPr>
              <w:t>Four-year agreement signed September 2026; fees held to June 30, 2027</w:t>
            </w:r>
          </w:p>
        </w:tc>
      </w:tr>
    </w:tbl>
    <w:p w14:paraId="6E84A723">
      <w:pPr>
        <w:spacing w:before="0" w:after="0" w:line="480" w:lineRule="auto"/>
      </w:pPr>
      <w:r>
        <w:rPr>
          <w:rFonts w:ascii="Times New Roman" w:hAnsi="Times New Roman" w:eastAsia="Times New Roman" w:cs="Times New Roman"/>
          <w:i/>
          <w:iCs/>
          <w:sz w:val="20"/>
          <w:szCs w:val="20"/>
        </w:rPr>
        <w:t>Note.</w:t>
      </w:r>
      <w:r>
        <w:rPr>
          <w:rFonts w:ascii="Times New Roman" w:hAnsi="Times New Roman" w:eastAsia="Times New Roman" w:cs="Times New Roman"/>
          <w:sz w:val="20"/>
          <w:szCs w:val="20"/>
        </w:rPr>
        <w:t xml:space="preserve"> Compiled from Government of Alberta (2026a, 2026b), Government of Ontario (n.d.), Office of the Auditor General of Ontario (2025), ESDC (2025), and The Canadian Press (2026).</w:t>
      </w:r>
    </w:p>
    <w:p w14:paraId="37E35981">
      <w:pPr>
        <w:spacing w:before="0" w:after="0" w:line="480" w:lineRule="auto"/>
        <w:jc w:val="center"/>
      </w:pPr>
      <w:r>
        <w:rPr>
          <w:rFonts w:ascii="Times New Roman" w:hAnsi="Times New Roman" w:eastAsia="Times New Roman" w:cs="Times New Roman"/>
          <w:b/>
          <w:bCs/>
          <w:sz w:val="24"/>
          <w:szCs w:val="24"/>
        </w:rPr>
        <w:t>Similarities</w:t>
      </w:r>
    </w:p>
    <w:p w14:paraId="6E85071C">
      <w:pPr>
        <w:spacing w:before="0" w:after="0" w:line="480" w:lineRule="auto"/>
        <w:ind w:firstLine="720"/>
      </w:pPr>
      <w:r>
        <w:rPr>
          <w:rFonts w:ascii="Times New Roman" w:hAnsi="Times New Roman" w:eastAsia="Times New Roman" w:cs="Times New Roman"/>
          <w:sz w:val="24"/>
          <w:szCs w:val="24"/>
        </w:rPr>
        <w:t xml:space="preserve">The clearest similarity is structural. In both provinces, public operating funding has replaced much of what parents used to pay, and both have moved away from provider-by-provider market fees toward one provincial ceiling (Macdonald &amp; Friendly, 2026). Infant care now costs a set $15 a day in Calgary and Edmonton and $22 a day in every large Ontario city, and savings have been largest where pre-2021 fees were highest, reaching more than $1,800 a month for an infant space in Toronto (Macdonald &amp; Friendly, 2026). Yet neither province has reached $10 a </w:t>
      </w:r>
      <w:del w:id="9005" w:author="Claude" w:date="2026-10-13T00:00:00Z">
        <w:r>
          <w:rPr>
            <w:rFonts w:ascii="Times New Roman" w:hAnsi="Times New Roman" w:eastAsia="Times New Roman" w:cs="Times New Roman"/>
            <w:sz w:val="24"/>
            <w:szCs w:val="24"/>
          </w:rPr>
          <w:delText xml:space="preserve">day. National coverage in early 2026 described the program as a major help to families that still fell well short of its fee and space targets (The Globe and Mail, 2026)</w:delText>
        </w:r>
      </w:del>
      <w:ins w:id="9006" w:author="Claude" w:date="2026-10-13T00:00:00Z">
        <w:r>
          <w:rPr>
            <w:rFonts w:ascii="Times New Roman" w:hAnsi="Times New Roman" w:eastAsia="Times New Roman" w:cs="Times New Roman"/>
            <w:sz w:val="24"/>
            <w:szCs w:val="24"/>
          </w:rPr>
          <w:t xml:space="preserve">day</w:t>
        </w:r>
      </w:ins>
      <w:r>
        <w:rPr>
          <w:rFonts w:ascii="Times New Roman" w:hAnsi="Times New Roman" w:eastAsia="Times New Roman" w:cs="Times New Roman"/>
          <w:sz w:val="24"/>
          <w:szCs w:val="24"/>
        </w:rPr>
        <w:t xml:space="preserve">.</w:t>
      </w:r>
    </w:p>
    <w:p w14:paraId="754F1AFE">
      <w:pPr>
        <w:spacing w:before="0" w:after="0" w:line="480" w:lineRule="auto"/>
        <w:ind w:firstLine="720"/>
      </w:pPr>
      <w:r>
        <w:rPr>
          <w:rFonts w:ascii="Times New Roman" w:hAnsi="Times New Roman" w:eastAsia="Times New Roman" w:cs="Times New Roman"/>
          <w:sz w:val="24"/>
          <w:szCs w:val="24"/>
        </w:rPr>
        <w:t xml:space="preserve">Both provinces have also made room for commercial operators. Dhuey (2024) notes that Alberta and Ontario each eased the path for for-profit providers to receive public funds, even though non-profit centres tend to deliver higher quality and greater stability (Cleveland &amp; Krashinsky, 2009). Finally, both governments justify spending in labour-market terms; the federal announcement of Alberta’s extension presented affordable child care as an “economic tool” (ESDC, 2025). Prentice (2009) describes this as the economic reframing of child care, in which children become investments and care becomes a lever for productivity. As our course discussion of neoliberalism suggested, the risk is that funding formulas are judged by fees and spaces, while educators’ wages and working conditions remain secondary (Stronach, </w:t>
      </w:r>
      <w:del w:id="9007" w:author="Claude" w:date="2026-10-13T00:00:00Z">
        <w:r>
          <w:rPr>
            <w:rFonts w:ascii="Times New Roman" w:hAnsi="Times New Roman" w:eastAsia="Times New Roman" w:cs="Times New Roman"/>
            <w:sz w:val="24"/>
            <w:szCs w:val="24"/>
          </w:rPr>
          <w:delText xml:space="preserve">2023)</w:delText>
        </w:r>
      </w:del>
      <w:ins w:id="9008" w:author="Claude" w:date="2026-10-13T00:00:00Z">
        <w:r>
          <w:rPr>
            <w:rFonts w:ascii="Times New Roman" w:hAnsi="Times New Roman" w:eastAsia="Times New Roman" w:cs="Times New Roman"/>
            <w:sz w:val="24"/>
            <w:szCs w:val="24"/>
          </w:rPr>
          <w:t xml:space="preserve">2023). Market logic also shapes access. In our Week 2 terms, financing is a system-level lever, but admission happens at the program level, where operators in a mixed market still choose where to open and whom to admit from their waitlists. A capped fee lowers the price without steering spaces toward the families with the greatest need</w:t>
        </w:r>
      </w:ins>
      <w:r>
        <w:rPr>
          <w:rFonts w:ascii="Times New Roman" w:hAnsi="Times New Roman" w:eastAsia="Times New Roman" w:cs="Times New Roman"/>
          <w:sz w:val="24"/>
          <w:szCs w:val="24"/>
        </w:rPr>
        <w:t xml:space="preserve">.</w:t>
      </w:r>
    </w:p>
    <w:p w14:paraId="69C87E35">
      <w:pPr>
        <w:spacing w:before="0" w:after="0" w:line="480" w:lineRule="auto"/>
        <w:jc w:val="center"/>
      </w:pPr>
      <w:r>
        <w:rPr>
          <w:rFonts w:ascii="Times New Roman" w:hAnsi="Times New Roman" w:eastAsia="Times New Roman" w:cs="Times New Roman"/>
          <w:b/>
          <w:bCs/>
          <w:sz w:val="24"/>
          <w:szCs w:val="24"/>
        </w:rPr>
        <w:t>Differences</w:t>
      </w:r>
    </w:p>
    <w:p w14:paraId="3C3770D2">
      <w:pPr>
        <w:spacing w:before="0" w:after="0" w:line="480" w:lineRule="auto"/>
        <w:ind w:firstLine="720"/>
      </w:pPr>
      <w:r>
        <w:rPr>
          <w:rFonts w:ascii="Times New Roman" w:hAnsi="Times New Roman" w:eastAsia="Times New Roman" w:cs="Times New Roman"/>
          <w:sz w:val="24"/>
          <w:szCs w:val="24"/>
        </w:rPr>
        <w:t>The provinces differ most on who carries the remaining cost. Alberta’s fee is universal: a family earning $40,000 and a family earning $400,000 pay the same $326.25 for full-time care, and the income-tested subsidy for children up to kindergarten age ended on March 31, 2025 (Government of Alberta, 2026b). What remains covers only kindergarten to Grade 6 out-of-school care for families earning under $90,000. Child Care Now (2025) supported the simpler fee but warned that the lowest-income families would pay more, and some Alberta parents faced monthly increases of hundreds of dollars (CBC News, 2025b). For low-income parents with more than one child, even $15 a day can be a barrier to licensed care (Macdonald &amp; Friendly, 2026).</w:t>
      </w:r>
    </w:p>
    <w:p w14:paraId="0B88C6AB">
      <w:pPr>
        <w:spacing w:before="0" w:after="0" w:line="480" w:lineRule="auto"/>
        <w:ind w:firstLine="720"/>
      </w:pPr>
      <w:r>
        <w:rPr>
          <w:rFonts w:ascii="Times New Roman" w:hAnsi="Times New Roman" w:eastAsia="Times New Roman" w:cs="Times New Roman"/>
          <w:sz w:val="24"/>
          <w:szCs w:val="24"/>
        </w:rPr>
        <w:t xml:space="preserve">Ontario took the opposite path, keeping its income-tested subsidy and using it to bring the provincial average below the $22 cap. However, this targeted design has not produced targeted access. Ontario’s Auditor General found that enrolment of children from lower-income families receiving a fee subsidy fell by 31% between 2019 and 2023, </w:t>
      </w:r>
      <w:del w:id="9009" w:author="Claude" w:date="2026-10-13T00:00:00Z">
        <w:r>
          <w:rPr>
            <w:rFonts w:ascii="Times New Roman" w:hAnsi="Times New Roman" w:eastAsia="Times New Roman" w:cs="Times New Roman"/>
            <w:sz w:val="24"/>
            <w:szCs w:val="24"/>
          </w:rPr>
          <w:delText xml:space="preserve">as cheaper CWELCC spaces raised demand and made spaces harder to find (Office of the Auditor General of Ontario, 2025)</w:delText>
        </w:r>
      </w:del>
      <w:ins w:id="9010" w:author="Claude" w:date="2026-10-13T00:00:00Z">
        <w:r>
          <w:rPr>
            <w:rFonts w:ascii="Times New Roman" w:hAnsi="Times New Roman" w:eastAsia="Times New Roman" w:cs="Times New Roman"/>
            <w:sz w:val="24"/>
            <w:szCs w:val="24"/>
          </w:rPr>
          <w:t xml:space="preserve">a period when cheaper CWELCC spaces raised demand and made spaces harder to find (Office of the Auditor General of Ontario, 2025). The figure does not isolate CWELCC as the cause, but it shows fees and low-income participation moving in opposite directions</w:t>
        </w:r>
      </w:ins>
      <w:r>
        <w:rPr>
          <w:rFonts w:ascii="Times New Roman" w:hAnsi="Times New Roman" w:eastAsia="Times New Roman" w:cs="Times New Roman"/>
          <w:sz w:val="24"/>
          <w:szCs w:val="24"/>
        </w:rPr>
        <w:t xml:space="preserve">. Pavolini and Van Lancker (2018) call this a Matthew effect: when supply is rationed, families with more resources capture more of a universal benefit. Dhuey (2024) adds that subsidies tied to work or study requirements make this squeeze worse.</w:t>
      </w:r>
    </w:p>
    <w:p w14:paraId="2A7F67DE">
      <w:pPr>
        <w:spacing w:before="0" w:after="0" w:line="480" w:lineRule="auto"/>
        <w:ind w:firstLine="720"/>
      </w:pPr>
      <w:r>
        <w:rPr>
          <w:rFonts w:ascii="Times New Roman" w:hAnsi="Times New Roman" w:eastAsia="Times New Roman" w:cs="Times New Roman"/>
          <w:sz w:val="24"/>
          <w:szCs w:val="24"/>
        </w:rPr>
        <w:t>These two sets of evidence answer different questions. Fee surveys measure the posted price at the door, while the Auditor General measured who is actually enrolled, and a province can succeed on the first while failing on the second. For this reason, I separate three ideas that policy talk often merges: affordability (the price), accessibility (whether a space exists nearby), and equitable participation (whether the families who most need care actually use it). Both provinces have made progress on affordability; neither has yet shown progress on equitable participation.</w:t>
      </w:r>
    </w:p>
    <w:p w14:paraId="63533E8B">
      <w:pPr>
        <w:spacing w:before="0" w:after="0" w:line="480" w:lineRule="auto"/>
        <w:ind w:firstLine="720"/>
      </w:pPr>
      <w:r>
        <w:rPr>
          <w:rFonts w:ascii="Times New Roman" w:hAnsi="Times New Roman" w:eastAsia="Times New Roman" w:cs="Times New Roman"/>
          <w:sz w:val="24"/>
          <w:szCs w:val="24"/>
        </w:rPr>
        <w:t xml:space="preserve">The provinces also differ in administrative design. Alberta pays one grant directly to operators, so every family sees the same number. In Ontario, a family seeking a lower fee must apply to a local manager, document its income, and meet eligibility rules. Research on administrative burden shows why this matters: in a French randomized trial, personal help with information and paperwork made applications more equal across income groups, but it did not close the access gap, because the supply of spaces was saturated and allocation rules worked against vulnerable families (Carbuccia et al., 2026). </w:t>
      </w:r>
      <w:del w:id="9011" w:author="Claude" w:date="2026-10-13T00:00:00Z">
        <w:r>
          <w:rPr>
            <w:rFonts w:ascii="Times New Roman" w:hAnsi="Times New Roman" w:eastAsia="Times New Roman" w:cs="Times New Roman"/>
            <w:sz w:val="24"/>
            <w:szCs w:val="24"/>
          </w:rPr>
          <w:delText xml:space="preserve">Understanding</w:delText>
        </w:r>
      </w:del>
      <w:ins w:id="9012" w:author="Claude" w:date="2026-10-13T00:00:00Z">
        <w:r>
          <w:rPr>
            <w:rFonts w:ascii="Times New Roman" w:hAnsi="Times New Roman" w:eastAsia="Times New Roman" w:cs="Times New Roman"/>
            <w:sz w:val="24"/>
            <w:szCs w:val="24"/>
          </w:rPr>
          <w:t xml:space="preserve">Because the trial took place under French admission rules, it identifies a likely mechanism rather than predicting Ontario’s results: understanding</w:t>
        </w:r>
      </w:ins>
      <w:r>
        <w:rPr>
          <w:rFonts w:ascii="Times New Roman" w:hAnsi="Times New Roman" w:eastAsia="Times New Roman" w:cs="Times New Roman"/>
          <w:sz w:val="24"/>
          <w:szCs w:val="24"/>
        </w:rPr>
        <w:t xml:space="preserve"> the system is necessary but not sufficient. Alberta’s simple model has its own hidden costs, however, because providers may charge supplemental fees for optional services such as meals, transportation, or extended hours (Government of Alberta, 2026a), and advocates warned that operators with waitlists might favour families who can pay these extras (CBC News, 2025a).</w:t>
      </w:r>
    </w:p>
    <w:p w14:paraId="2D9F9036">
      <w:pPr>
        <w:spacing w:before="0" w:after="0" w:line="480" w:lineRule="auto"/>
        <w:jc w:val="center"/>
      </w:pPr>
      <w:r>
        <w:rPr>
          <w:rFonts w:ascii="Times New Roman" w:hAnsi="Times New Roman" w:eastAsia="Times New Roman" w:cs="Times New Roman"/>
          <w:b/>
          <w:bCs/>
          <w:sz w:val="24"/>
          <w:szCs w:val="24"/>
        </w:rPr>
        <w:t>What Ontario Can Learn From Alberta</w:t>
      </w:r>
    </w:p>
    <w:p w14:paraId="643FA6C5">
      <w:pPr>
        <w:spacing w:before="0" w:after="0" w:line="480" w:lineRule="auto"/>
        <w:ind w:firstLine="720"/>
      </w:pPr>
      <w:r>
        <w:rPr>
          <w:rFonts w:ascii="Times New Roman" w:hAnsi="Times New Roman" w:eastAsia="Times New Roman" w:cs="Times New Roman"/>
          <w:sz w:val="24"/>
          <w:szCs w:val="24"/>
        </w:rPr>
        <w:t>First, Ontario can learn from Alberta’s clarity. A single monthly fee that every family can see and plan around is easier to understand than a “$19 average” that depends on how many children receive a subsidy, a number the Auditor General showed is shrinking (Office of the Auditor General of Ontario, 2025). Following Macdonald and Friendly (2026), Ontario should present its commitment as a guaranteed maximum and report what families actually pay by income, not only the average.</w:t>
      </w:r>
    </w:p>
    <w:p w14:paraId="1110AB55">
      <w:pPr>
        <w:spacing w:before="0" w:after="0" w:line="480" w:lineRule="auto"/>
        <w:ind w:firstLine="720"/>
      </w:pPr>
      <w:r>
        <w:rPr>
          <w:rFonts w:ascii="Times New Roman" w:hAnsi="Times New Roman" w:eastAsia="Times New Roman" w:cs="Times New Roman"/>
          <w:sz w:val="24"/>
          <w:szCs w:val="24"/>
        </w:rPr>
        <w:t xml:space="preserve">Second, Ontario should not copy Alberta’s subsidy cut. </w:t>
      </w:r>
      <w:del w:id="9013" w:author="Claude" w:date="2026-10-13T00:00:00Z">
        <w:r>
          <w:rPr>
            <w:rFonts w:ascii="Times New Roman" w:hAnsi="Times New Roman" w:eastAsia="Times New Roman" w:cs="Times New Roman"/>
            <w:sz w:val="24"/>
            <w:szCs w:val="24"/>
          </w:rPr>
          <w:delText xml:space="preserve">Alberta shows that a universal fee without a low-income floor moves costs onto the families least able to carry them.</w:delText>
        </w:r>
      </w:del>
      <w:ins w:id="9014" w:author="Claude" w:date="2026-10-13T00:00:00Z">
        <w:r>
          <w:rPr>
            <w:rFonts w:ascii="Times New Roman" w:hAnsi="Times New Roman" w:eastAsia="Times New Roman" w:cs="Times New Roman"/>
            <w:sz w:val="24"/>
            <w:szCs w:val="24"/>
          </w:rPr>
          <w:t xml:space="preserve">Alberta’s early evidence, drawn so far from advocacy and media reports rather than enrolment data, suggests that a universal fee without a low-income floor moves costs onto the families least able to carry them. In my view,</w:t>
        </w:r>
      </w:ins>
      <w:r>
        <w:rPr>
          <w:rFonts w:ascii="Times New Roman" w:hAnsi="Times New Roman" w:eastAsia="Times New Roman" w:cs="Times New Roman"/>
          <w:sz w:val="24"/>
          <w:szCs w:val="24"/>
        </w:rPr>
        <w:t xml:space="preserve"> Ontario’s better option is to reform its subsidy by removing work and study requirements and moving to a sliding scale that reaches $0 for the lowest-income families, as Ontario advocates have proposed (Ontario Coalition for Better Child Care [OCBCC], 2025).</w:t>
      </w:r>
    </w:p>
    <w:p w14:paraId="33AC5113">
      <w:pPr>
        <w:spacing w:before="0" w:after="0" w:line="480" w:lineRule="auto"/>
        <w:ind w:firstLine="720"/>
      </w:pPr>
      <w:r>
        <w:rPr>
          <w:rFonts w:ascii="Times New Roman" w:hAnsi="Times New Roman" w:eastAsia="Times New Roman" w:cs="Times New Roman"/>
          <w:sz w:val="24"/>
          <w:szCs w:val="24"/>
        </w:rPr>
        <w:t xml:space="preserve">Third, Ontario must pair fee policy with supply and admission policy. The Auditor General’s enrolment data and Carbuccia et al.’s (2026) trial use different methods but reach the same conclusion: lower prices and simpler paperwork do little when spaces are scarce or in the wrong places. </w:t>
      </w:r>
      <w:del w:id="9015" w:author="Claude" w:date="2026-10-13T00:00:00Z">
        <w:r>
          <w:rPr>
            <w:rFonts w:ascii="Times New Roman" w:hAnsi="Times New Roman" w:eastAsia="Times New Roman" w:cs="Times New Roman"/>
            <w:sz w:val="24"/>
            <w:szCs w:val="24"/>
          </w:rPr>
          <w:delText xml:space="preserve">Ontario’s four-year agreement gives it time to direct new public and non-profit spaces to high-need neighbourhoods</w:delText>
        </w:r>
      </w:del>
      <w:ins w:id="9016" w:author="Claude" w:date="2026-10-13T00:00:00Z">
        <w:r>
          <w:rPr>
            <w:rFonts w:ascii="Times New Roman" w:hAnsi="Times New Roman" w:eastAsia="Times New Roman" w:cs="Times New Roman"/>
            <w:sz w:val="24"/>
            <w:szCs w:val="24"/>
          </w:rPr>
          <w:t xml:space="preserve">Toronto offers a model. As the city’s service system manager, the City reviews home child care expansion against the Ministry’s Access and Inclusion Framework and lists not-for-profit, Francophone, Indigenous-led, and Black-led or Black-serving agencies as eligible, yet it has no intake window for new centres in 2026 (City of Toronto, 2026). Ontario’s four-year agreement gives it time to extend this directed growth to centres</w:t>
        </w:r>
      </w:ins>
      <w:r>
        <w:rPr>
          <w:rFonts w:ascii="Times New Roman" w:hAnsi="Times New Roman" w:eastAsia="Times New Roman" w:cs="Times New Roman"/>
          <w:sz w:val="24"/>
          <w:szCs w:val="24"/>
        </w:rPr>
        <w:t xml:space="preserve"> and to give subsidized families admission priority. Alberta’s supplemental-fee rules also remind Ontario to write safeguards against preferential admission into its funding agreements from the start.</w:t>
      </w:r>
    </w:p>
    <w:p w14:paraId="413F68A3">
      <w:pPr>
        <w:spacing w:before="0" w:after="0" w:line="480" w:lineRule="auto"/>
        <w:ind w:firstLine="720"/>
      </w:pPr>
      <w:r>
        <w:rPr>
          <w:rFonts w:ascii="Times New Roman" w:hAnsi="Times New Roman" w:eastAsia="Times New Roman" w:cs="Times New Roman"/>
          <w:sz w:val="24"/>
          <w:szCs w:val="24"/>
        </w:rPr>
        <w:t xml:space="preserve">Finally, both provinces lack the evidence needed to judge equity. </w:t>
      </w:r>
      <w:del w:id="9017" w:author="Claude" w:date="2026-10-13T00:00:00Z">
        <w:r>
          <w:rPr>
            <w:rFonts w:ascii="Times New Roman" w:hAnsi="Times New Roman" w:eastAsia="Times New Roman" w:cs="Times New Roman"/>
            <w:sz w:val="24"/>
            <w:szCs w:val="24"/>
          </w:rPr>
          <w:delText xml:space="preserve">We know that fees have fallen in both provinces, that Ontario’s low-income enrolment has declined, and that Alberta ended its subsidy, but no</w:delText>
        </w:r>
      </w:del>
      <w:ins w:id="9018" w:author="Claude" w:date="2026-10-13T00:00:00Z">
        <w:r>
          <w:rPr>
            <w:rFonts w:ascii="Times New Roman" w:hAnsi="Times New Roman" w:eastAsia="Times New Roman" w:cs="Times New Roman"/>
            <w:sz w:val="24"/>
            <w:szCs w:val="24"/>
          </w:rPr>
          <w:t xml:space="preserve">No</w:t>
        </w:r>
      </w:ins>
      <w:r>
        <w:rPr>
          <w:rFonts w:ascii="Times New Roman" w:hAnsi="Times New Roman" w:eastAsia="Times New Roman" w:cs="Times New Roman"/>
          <w:sz w:val="24"/>
          <w:szCs w:val="24"/>
        </w:rPr>
        <w:t xml:space="preserve"> public data yet shows how Alberta’s flat fee has changed participation by family income. Ontario could lead by requiring every service system manager to report enrolment by family income.</w:t>
      </w:r>
    </w:p>
    <w:p w14:paraId="54FF32AD">
      <w:pPr>
        <w:spacing w:before="0" w:after="0" w:line="480" w:lineRule="auto"/>
        <w:jc w:val="center"/>
      </w:pPr>
      <w:r>
        <w:rPr>
          <w:rFonts w:ascii="Times New Roman" w:hAnsi="Times New Roman" w:eastAsia="Times New Roman" w:cs="Times New Roman"/>
          <w:b/>
          <w:bCs/>
          <w:sz w:val="24"/>
          <w:szCs w:val="24"/>
        </w:rPr>
        <w:t>Conclusion</w:t>
      </w:r>
    </w:p>
    <w:p w14:paraId="15B84BDB">
      <w:pPr>
        <w:spacing w:before="0" w:after="0" w:line="480" w:lineRule="auto"/>
        <w:ind w:firstLine="720"/>
      </w:pPr>
      <w:r>
        <w:rPr>
          <w:rFonts w:ascii="Times New Roman" w:hAnsi="Times New Roman" w:eastAsia="Times New Roman" w:cs="Times New Roman"/>
          <w:sz w:val="24"/>
          <w:szCs w:val="24"/>
        </w:rPr>
        <w:t>Alberta and Ontario show that CWELCC can transform what families pay, but also that a lower fee does not guarantee a space. Alberta offers clarity at the cost of targeted support; Ontario offers targeted support that has not reached its targets. As an early childhood educator, I read these numbers alongside Ontario’s image of the child as competent and capable (Ontario Ministry of Education, 2014). That image means little for a child whose family cannot get through the door. The next stage of CWELCC financing should be judged by who participates, not only by the posted fee.</w:t>
      </w:r>
    </w:p>
    <w:p w14:paraId="1822D585">
      <w:pPr>
        <w:pageBreakBefore/>
        <w:spacing w:before="0" w:after="0" w:line="480" w:lineRule="auto"/>
        <w:jc w:val="center"/>
      </w:pPr>
      <w:r>
        <w:rPr>
          <w:rFonts w:ascii="Times New Roman" w:hAnsi="Times New Roman" w:eastAsia="Times New Roman" w:cs="Times New Roman"/>
          <w:b/>
          <w:bCs/>
          <w:sz w:val="24"/>
          <w:szCs w:val="24"/>
        </w:rPr>
        <w:t>References</w:t>
      </w:r>
    </w:p>
    <w:p w14:paraId="3DA44692">
      <w:pPr>
        <w:spacing w:before="0" w:after="0" w:line="480" w:lineRule="auto"/>
        <w:ind w:left="720" w:hanging="720"/>
      </w:pPr>
      <w:r>
        <w:rPr>
          <w:rFonts w:ascii="Times New Roman" w:hAnsi="Times New Roman" w:eastAsia="Times New Roman" w:cs="Times New Roman"/>
          <w:sz w:val="24"/>
          <w:szCs w:val="24"/>
        </w:rPr>
        <w:t xml:space="preserve">The Canadian Press. (2026, September 29). Affordable child-care program extended in Ontario, but not to $10 a day. </w:t>
      </w:r>
      <w:r>
        <w:rPr>
          <w:rFonts w:ascii="Times New Roman" w:hAnsi="Times New Roman" w:eastAsia="Times New Roman" w:cs="Times New Roman"/>
          <w:i/>
          <w:iCs/>
          <w:sz w:val="24"/>
          <w:szCs w:val="24"/>
        </w:rPr>
        <w:t>CP24</w:t>
      </w:r>
      <w:r>
        <w:rPr>
          <w:rFonts w:ascii="Times New Roman" w:hAnsi="Times New Roman" w:eastAsia="Times New Roman" w:cs="Times New Roman"/>
          <w:sz w:val="24"/>
          <w:szCs w:val="24"/>
        </w:rPr>
        <w:t>. https://www.cp24.com/politics/queens-park/2026/09/29/affordable-child-care-program-extended-in-ontario-but-not-to-10-a-day/</w:t>
      </w:r>
    </w:p>
    <w:p w14:paraId="7FE86A4E">
      <w:pPr>
        <w:spacing w:before="0" w:after="0" w:line="480" w:lineRule="auto"/>
        <w:ind w:left="720" w:hanging="720"/>
      </w:pPr>
      <w:r>
        <w:rPr>
          <w:rFonts w:ascii="Times New Roman" w:hAnsi="Times New Roman" w:eastAsia="Times New Roman" w:cs="Times New Roman"/>
          <w:sz w:val="24"/>
          <w:szCs w:val="24"/>
        </w:rPr>
        <w:t xml:space="preserve">Carbuccia, L., Heim, A., Barone, C., &amp; Chevallier, C. (2026). Investigating how administrative burden and information costs affect social inequalities in early childcare access: Evidence from a randomised controlled trial. </w:t>
      </w:r>
      <w:r>
        <w:rPr>
          <w:rFonts w:ascii="Times New Roman" w:hAnsi="Times New Roman" w:eastAsia="Times New Roman" w:cs="Times New Roman"/>
          <w:i/>
          <w:iCs/>
          <w:sz w:val="24"/>
          <w:szCs w:val="24"/>
        </w:rPr>
        <w:t>Nature Human Behaviour, 10</w:t>
      </w:r>
      <w:r>
        <w:rPr>
          <w:rFonts w:ascii="Times New Roman" w:hAnsi="Times New Roman" w:eastAsia="Times New Roman" w:cs="Times New Roman"/>
          <w:sz w:val="24"/>
          <w:szCs w:val="24"/>
        </w:rPr>
        <w:t>(1). https://doi.org/10.1038/s41562-025-02293-4</w:t>
      </w:r>
    </w:p>
    <w:p w14:paraId="31540525">
      <w:pPr>
        <w:spacing w:before="0" w:after="0" w:line="480" w:lineRule="auto"/>
        <w:ind w:left="720" w:hanging="720"/>
      </w:pPr>
      <w:r>
        <w:rPr>
          <w:rFonts w:ascii="Times New Roman" w:hAnsi="Times New Roman" w:eastAsia="Times New Roman" w:cs="Times New Roman"/>
          <w:sz w:val="24"/>
          <w:szCs w:val="24"/>
        </w:rPr>
        <w:t xml:space="preserve">CBC News. (2025a, January 30). </w:t>
      </w:r>
      <w:r>
        <w:rPr>
          <w:rFonts w:ascii="Times New Roman" w:hAnsi="Times New Roman" w:eastAsia="Times New Roman" w:cs="Times New Roman"/>
          <w:i/>
          <w:iCs/>
          <w:sz w:val="24"/>
          <w:szCs w:val="24"/>
        </w:rPr>
        <w:t>Alberta rolling out new child-care funding formula to make $15 per day the flat rate</w:t>
      </w:r>
      <w:r>
        <w:rPr>
          <w:rFonts w:ascii="Times New Roman" w:hAnsi="Times New Roman" w:eastAsia="Times New Roman" w:cs="Times New Roman"/>
          <w:sz w:val="24"/>
          <w:szCs w:val="24"/>
        </w:rPr>
        <w:t>. https://www.cbc.ca/1.7446186</w:t>
      </w:r>
    </w:p>
    <w:p w14:paraId="41C9C8C7">
      <w:pPr>
        <w:spacing w:before="0" w:after="0" w:line="480" w:lineRule="auto"/>
        <w:ind w:left="720" w:hanging="720"/>
      </w:pPr>
      <w:r>
        <w:rPr>
          <w:rFonts w:ascii="Times New Roman" w:hAnsi="Times New Roman" w:eastAsia="Times New Roman" w:cs="Times New Roman"/>
          <w:sz w:val="24"/>
          <w:szCs w:val="24"/>
        </w:rPr>
        <w:t xml:space="preserve">CBC News. (2025b, January 31). </w:t>
      </w:r>
      <w:r>
        <w:rPr>
          <w:rFonts w:ascii="Times New Roman" w:hAnsi="Times New Roman" w:eastAsia="Times New Roman" w:cs="Times New Roman"/>
          <w:i/>
          <w:iCs/>
          <w:sz w:val="24"/>
          <w:szCs w:val="24"/>
        </w:rPr>
        <w:t>Families reeling after Alberta ends child-care subsidy</w:t>
      </w:r>
      <w:r>
        <w:rPr>
          <w:rFonts w:ascii="Times New Roman" w:hAnsi="Times New Roman" w:eastAsia="Times New Roman" w:cs="Times New Roman"/>
          <w:sz w:val="24"/>
          <w:szCs w:val="24"/>
        </w:rPr>
        <w:t>. https://www.cbc.ca/lite/story/1.7447808</w:t>
      </w:r>
    </w:p>
    <w:p w14:paraId="6C028A55">
      <w:pPr>
        <w:spacing w:before="0" w:after="0" w:line="480" w:lineRule="auto"/>
        <w:ind w:left="720" w:hanging="720"/>
      </w:pPr>
      <w:r>
        <w:rPr>
          <w:rFonts w:ascii="Times New Roman" w:hAnsi="Times New Roman" w:eastAsia="Times New Roman" w:cs="Times New Roman"/>
          <w:sz w:val="24"/>
          <w:szCs w:val="24"/>
        </w:rPr>
        <w:t>Child Care and Early Years Act, 2014, S.O. 2014, c. 11, Sched. 1. https://www.ontario.ca/laws/statute/14c11</w:t>
      </w:r>
    </w:p>
    <w:p w14:paraId="358C5831">
      <w:pPr>
        <w:spacing w:before="0" w:after="0" w:line="480" w:lineRule="auto"/>
        <w:ind w:left="720" w:hanging="720"/>
      </w:pPr>
      <w:r>
        <w:rPr>
          <w:rFonts w:ascii="Times New Roman" w:hAnsi="Times New Roman" w:eastAsia="Times New Roman" w:cs="Times New Roman"/>
          <w:sz w:val="24"/>
          <w:szCs w:val="24"/>
        </w:rPr>
        <w:t xml:space="preserve">Child Care Now. (2025, February). </w:t>
      </w:r>
      <w:r>
        <w:rPr>
          <w:rFonts w:ascii="Times New Roman" w:hAnsi="Times New Roman" w:eastAsia="Times New Roman" w:cs="Times New Roman"/>
          <w:i/>
          <w:iCs/>
          <w:sz w:val="24"/>
          <w:szCs w:val="24"/>
        </w:rPr>
        <w:t>Backgrounder: Alberta’s $15-a-day child care program</w:t>
      </w:r>
      <w:r>
        <w:rPr>
          <w:rFonts w:ascii="Times New Roman" w:hAnsi="Times New Roman" w:eastAsia="Times New Roman" w:cs="Times New Roman"/>
          <w:sz w:val="24"/>
          <w:szCs w:val="24"/>
        </w:rPr>
        <w:t>. https://childcarenow.ca/</w:t>
      </w:r>
    </w:p>
    <w:p>
      <w:pPr>
        <w:spacing w:before="0" w:after="0" w:line="480" w:lineRule="auto"/>
        <w:ind w:left="720" w:hanging="720"/>
        <w:rPr>
          <w:ins w:id="9023" w:author="Claude" w:date="2026-10-13T00:00:00Z"/>
        </w:rPr>
      </w:pPr>
      <w:ins w:id="9024" w:author="Claude" w:date="2026-10-13T00:00:00Z">
        <w:r>
          <w:rPr>
            <w:rFonts w:ascii="Times New Roman" w:hAnsi="Times New Roman" w:eastAsia="Times New Roman" w:cs="Times New Roman"/>
            <w:sz w:val="24"/>
            <w:szCs w:val="24"/>
          </w:rPr>
          <w:t xml:space="preserve">City of Toronto. (2026, June 24). </w:t>
        </w:r>
      </w:ins>
      <w:ins w:id="9025" w:author="Claude" w:date="2026-10-13T00:00:00Z">
        <w:r>
          <w:rPr>
            <w:rFonts w:ascii="Times New Roman" w:hAnsi="Times New Roman" w:eastAsia="Times New Roman" w:cs="Times New Roman"/>
            <w:i/>
            <w:iCs/>
            <w:sz w:val="24"/>
            <w:szCs w:val="24"/>
          </w:rPr>
          <w:t xml:space="preserve">Canada-Wide Early Learning &amp; Child Care (CWELCC) system</w:t>
        </w:r>
      </w:ins>
      <w:ins w:id="9026" w:author="Claude" w:date="2026-10-13T00:00:00Z">
        <w:r>
          <w:rPr>
            <w:rFonts w:ascii="Times New Roman" w:hAnsi="Times New Roman" w:eastAsia="Times New Roman" w:cs="Times New Roman"/>
            <w:sz w:val="24"/>
            <w:szCs w:val="24"/>
          </w:rPr>
          <w:t xml:space="preserve">. </w:t>
        </w:r>
      </w:ins>
      <w:ins w:id="9027" w:author="Claude" w:date="2026-10-13T00:00:00Z">
        <w:r>
          <w:rPr>
            <w:rFonts w:ascii="Times New Roman" w:hAnsi="Times New Roman" w:eastAsia="Times New Roman" w:cs="Times New Roman"/>
            <w:highlight w:val="yellow"/>
            <w:sz w:val="24"/>
            <w:szCs w:val="24"/>
          </w:rPr>
          <w:t xml:space="preserve">https://www.toronto.ca/[paste the page URL from your browser]</w:t>
        </w:r>
      </w:ins>
    </w:p>
    <w:p w14:paraId="67811355">
      <w:pPr>
        <w:spacing w:before="0" w:after="0" w:line="480" w:lineRule="auto"/>
        <w:ind w:left="720" w:hanging="720"/>
      </w:pPr>
      <w:r>
        <w:rPr>
          <w:rFonts w:ascii="Times New Roman" w:hAnsi="Times New Roman" w:eastAsia="Times New Roman" w:cs="Times New Roman"/>
          <w:sz w:val="24"/>
          <w:szCs w:val="24"/>
        </w:rPr>
        <w:t xml:space="preserve">Cleveland, G., &amp; Krashinsky, M. (2009). The nonprofit advantage: Producing quality in thick and thin child care markets. </w:t>
      </w:r>
      <w:r>
        <w:rPr>
          <w:rFonts w:ascii="Times New Roman" w:hAnsi="Times New Roman" w:eastAsia="Times New Roman" w:cs="Times New Roman"/>
          <w:i/>
          <w:iCs/>
          <w:sz w:val="24"/>
          <w:szCs w:val="24"/>
        </w:rPr>
        <w:t>Journal of Policy Analysis and Management, 28</w:t>
      </w:r>
      <w:r>
        <w:rPr>
          <w:rFonts w:ascii="Times New Roman" w:hAnsi="Times New Roman" w:eastAsia="Times New Roman" w:cs="Times New Roman"/>
          <w:sz w:val="24"/>
          <w:szCs w:val="24"/>
        </w:rPr>
        <w:t>(3), 440–462. https://doi.org/10.1002/pam.20440</w:t>
      </w:r>
    </w:p>
    <w:p w14:paraId="053E44AE">
      <w:pPr>
        <w:spacing w:before="0" w:after="0" w:line="480" w:lineRule="auto"/>
        <w:ind w:left="720" w:hanging="720"/>
      </w:pPr>
      <w:r>
        <w:rPr>
          <w:rFonts w:ascii="Times New Roman" w:hAnsi="Times New Roman" w:eastAsia="Times New Roman" w:cs="Times New Roman"/>
          <w:sz w:val="24"/>
          <w:szCs w:val="24"/>
        </w:rPr>
        <w:t xml:space="preserve">Dhuey, E. (2024). Will the increased investment in early childhood education and care in Canada pay off? It depends! </w:t>
      </w:r>
      <w:r>
        <w:rPr>
          <w:rFonts w:ascii="Times New Roman" w:hAnsi="Times New Roman" w:eastAsia="Times New Roman" w:cs="Times New Roman"/>
          <w:i/>
          <w:iCs/>
          <w:sz w:val="24"/>
          <w:szCs w:val="24"/>
        </w:rPr>
        <w:t>Canadian Public Policy, 50</w:t>
      </w:r>
      <w:r>
        <w:rPr>
          <w:rFonts w:ascii="Times New Roman" w:hAnsi="Times New Roman" w:eastAsia="Times New Roman" w:cs="Times New Roman"/>
          <w:sz w:val="24"/>
          <w:szCs w:val="24"/>
        </w:rPr>
        <w:t>(S1), 103–126. https://doi.org/10.3138/cpp.2023-061</w:t>
      </w:r>
    </w:p>
    <w:p w14:paraId="351F38D9">
      <w:pPr>
        <w:spacing w:before="0" w:after="0" w:line="480" w:lineRule="auto"/>
        <w:ind w:left="720" w:hanging="720"/>
      </w:pPr>
      <w:r>
        <w:rPr>
          <w:rFonts w:ascii="Times New Roman" w:hAnsi="Times New Roman" w:eastAsia="Times New Roman" w:cs="Times New Roman"/>
          <w:sz w:val="24"/>
          <w:szCs w:val="24"/>
        </w:rPr>
        <w:t xml:space="preserve">Employment and Social Development Canada. (2025, December 12). </w:t>
      </w:r>
      <w:r>
        <w:rPr>
          <w:rFonts w:ascii="Times New Roman" w:hAnsi="Times New Roman" w:eastAsia="Times New Roman" w:cs="Times New Roman"/>
          <w:i/>
          <w:iCs/>
          <w:sz w:val="24"/>
          <w:szCs w:val="24"/>
        </w:rPr>
        <w:t>Canada and Alberta agree to one-year extension of early learning and child care agreements</w:t>
      </w:r>
      <w:r>
        <w:rPr>
          <w:rFonts w:ascii="Times New Roman" w:hAnsi="Times New Roman" w:eastAsia="Times New Roman" w:cs="Times New Roman"/>
          <w:sz w:val="24"/>
          <w:szCs w:val="24"/>
        </w:rPr>
        <w:t xml:space="preserve"> [News release]. https://www.canada.ca/en/employment-social-development/news/2025/12/canada-and-alberta-agree-to-one-year-extension-of-early-learning-and-child-care-agreements.html</w:t>
      </w:r>
    </w:p>
    <w:p w14:paraId="31698765">
      <w:pPr>
        <w:spacing w:before="0" w:after="0" w:line="480" w:lineRule="auto"/>
        <w:ind w:left="720" w:hanging="720"/>
      </w:pPr>
      <w:r>
        <w:rPr>
          <w:rFonts w:ascii="Times New Roman" w:hAnsi="Times New Roman" w:eastAsia="Times New Roman" w:cs="Times New Roman"/>
          <w:sz w:val="24"/>
          <w:szCs w:val="24"/>
        </w:rPr>
        <w:t xml:space="preserve">Fletcher, R. (2025, December 12). Alberta signs extension on child-care deal with Ottawa, but only for a year. </w:t>
      </w:r>
      <w:r>
        <w:rPr>
          <w:rFonts w:ascii="Times New Roman" w:hAnsi="Times New Roman" w:eastAsia="Times New Roman" w:cs="Times New Roman"/>
          <w:i/>
          <w:iCs/>
          <w:sz w:val="24"/>
          <w:szCs w:val="24"/>
        </w:rPr>
        <w:t>CBC News</w:t>
      </w:r>
      <w:r>
        <w:rPr>
          <w:rFonts w:ascii="Times New Roman" w:hAnsi="Times New Roman" w:eastAsia="Times New Roman" w:cs="Times New Roman"/>
          <w:sz w:val="24"/>
          <w:szCs w:val="24"/>
        </w:rPr>
        <w:t>. https://www.cbc.ca/news/canada/calgary/alberta-federal-provincial-child-care-agreement-one-year-extension-9.7014073</w:t>
      </w:r>
    </w:p>
    <w:p w14:paraId="4EA9A0EB">
      <w:pPr>
        <w:spacing w:before="0" w:after="0" w:line="480" w:lineRule="auto"/>
        <w:ind w:left="720" w:hanging="720"/>
        <w:rPr>
          <w:del w:id="9022" w:author="Claude" w:date="2026-10-13T00:00:00Z"/>
        </w:rPr>
      </w:pPr>
      <w:del w:id="9019" w:author="Claude" w:date="2026-10-13T00:00:00Z">
        <w:r>
          <w:rPr>
            <w:rFonts w:ascii="Times New Roman" w:hAnsi="Times New Roman" w:eastAsia="Times New Roman" w:cs="Times New Roman"/>
            <w:sz w:val="24"/>
            <w:szCs w:val="24"/>
          </w:rPr>
          <w:delText xml:space="preserve">The Globe and Mail. (2026, February 4). What happened to $10-a-day child care? [Audio podcast episode]. In </w:delText>
        </w:r>
      </w:del>
      <w:del w:id="9020" w:author="Claude" w:date="2026-10-13T00:00:00Z">
        <w:r>
          <w:rPr>
            <w:rFonts w:ascii="Times New Roman" w:hAnsi="Times New Roman" w:eastAsia="Times New Roman" w:cs="Times New Roman"/>
            <w:i/>
            <w:iCs/>
            <w:sz w:val="24"/>
            <w:szCs w:val="24"/>
          </w:rPr>
          <w:delText>The Decibel</w:delText>
        </w:r>
      </w:del>
      <w:del w:id="9021" w:author="Claude" w:date="2026-10-13T00:00:00Z">
        <w:r>
          <w:rPr>
            <w:rFonts w:ascii="Times New Roman" w:hAnsi="Times New Roman" w:eastAsia="Times New Roman" w:cs="Times New Roman"/>
            <w:sz w:val="24"/>
            <w:szCs w:val="24"/>
          </w:rPr>
          <w:delText>. https://www.theglobeandmail.com/podcasts/the-decibel/</w:delText>
        </w:r>
      </w:del>
    </w:p>
    <w:p w14:paraId="32873A06">
      <w:pPr>
        <w:spacing w:before="0" w:after="0" w:line="480" w:lineRule="auto"/>
        <w:ind w:left="720" w:hanging="720"/>
      </w:pPr>
      <w:r>
        <w:rPr>
          <w:rFonts w:ascii="Times New Roman" w:hAnsi="Times New Roman" w:eastAsia="Times New Roman" w:cs="Times New Roman"/>
          <w:sz w:val="24"/>
          <w:szCs w:val="24"/>
        </w:rPr>
        <w:t xml:space="preserve">Government of Alberta. (2026a). </w:t>
      </w:r>
      <w:r>
        <w:rPr>
          <w:rFonts w:ascii="Times New Roman" w:hAnsi="Times New Roman" w:eastAsia="Times New Roman" w:cs="Times New Roman"/>
          <w:i/>
          <w:iCs/>
          <w:sz w:val="24"/>
          <w:szCs w:val="24"/>
        </w:rPr>
        <w:t>Childcare fees</w:t>
      </w:r>
      <w:r>
        <w:rPr>
          <w:rFonts w:ascii="Times New Roman" w:hAnsi="Times New Roman" w:eastAsia="Times New Roman" w:cs="Times New Roman"/>
          <w:sz w:val="24"/>
          <w:szCs w:val="24"/>
        </w:rPr>
        <w:t>. Retrieved October 12, 2026, from https://www.alberta.ca/childcare-fees</w:t>
      </w:r>
    </w:p>
    <w:p w14:paraId="1A413722">
      <w:pPr>
        <w:spacing w:before="0" w:after="0" w:line="480" w:lineRule="auto"/>
        <w:ind w:left="720" w:hanging="720"/>
      </w:pPr>
      <w:r>
        <w:rPr>
          <w:rFonts w:ascii="Times New Roman" w:hAnsi="Times New Roman" w:eastAsia="Times New Roman" w:cs="Times New Roman"/>
          <w:sz w:val="24"/>
          <w:szCs w:val="24"/>
        </w:rPr>
        <w:t xml:space="preserve">Government of Alberta. (2026b). </w:t>
      </w:r>
      <w:r>
        <w:rPr>
          <w:rFonts w:ascii="Times New Roman" w:hAnsi="Times New Roman" w:eastAsia="Times New Roman" w:cs="Times New Roman"/>
          <w:i/>
          <w:iCs/>
          <w:sz w:val="24"/>
          <w:szCs w:val="24"/>
        </w:rPr>
        <w:t>Child Care Subsidy Program</w:t>
      </w:r>
      <w:r>
        <w:rPr>
          <w:rFonts w:ascii="Times New Roman" w:hAnsi="Times New Roman" w:eastAsia="Times New Roman" w:cs="Times New Roman"/>
          <w:sz w:val="24"/>
          <w:szCs w:val="24"/>
        </w:rPr>
        <w:t>. Retrieved October 12, 2026, from https://www.alberta.ca/child-care-subsidy-program</w:t>
      </w:r>
    </w:p>
    <w:p w14:paraId="0CE4E562">
      <w:pPr>
        <w:spacing w:before="0" w:after="0" w:line="480" w:lineRule="auto"/>
        <w:ind w:left="720" w:hanging="720"/>
      </w:pPr>
      <w:r>
        <w:rPr>
          <w:rFonts w:ascii="Times New Roman" w:hAnsi="Times New Roman" w:eastAsia="Times New Roman" w:cs="Times New Roman"/>
          <w:sz w:val="24"/>
          <w:szCs w:val="24"/>
        </w:rPr>
        <w:t xml:space="preserve">Government of Ontario. (n.d.). </w:t>
      </w:r>
      <w:r>
        <w:rPr>
          <w:rFonts w:ascii="Times New Roman" w:hAnsi="Times New Roman" w:eastAsia="Times New Roman" w:cs="Times New Roman"/>
          <w:i/>
          <w:iCs/>
          <w:sz w:val="24"/>
          <w:szCs w:val="24"/>
        </w:rPr>
        <w:t>Canada-Ontario early learning and child care agreement</w:t>
      </w:r>
      <w:r>
        <w:rPr>
          <w:rFonts w:ascii="Times New Roman" w:hAnsi="Times New Roman" w:eastAsia="Times New Roman" w:cs="Times New Roman"/>
          <w:sz w:val="24"/>
          <w:szCs w:val="24"/>
        </w:rPr>
        <w:t>. Retrieved October 12, 2026, from https://www.ontario.ca/page/canada-ontario-early-years-and-child-care-agreement</w:t>
      </w:r>
    </w:p>
    <w:p w14:paraId="547DCBC9">
      <w:pPr>
        <w:spacing w:before="0" w:after="0" w:line="480" w:lineRule="auto"/>
        <w:ind w:left="720" w:hanging="720"/>
      </w:pPr>
      <w:r>
        <w:rPr>
          <w:rFonts w:ascii="Times New Roman" w:hAnsi="Times New Roman" w:eastAsia="Times New Roman" w:cs="Times New Roman"/>
          <w:sz w:val="24"/>
          <w:szCs w:val="24"/>
        </w:rPr>
        <w:t xml:space="preserve">Langford, T. (2011). </w:t>
      </w:r>
      <w:r>
        <w:rPr>
          <w:rFonts w:ascii="Times New Roman" w:hAnsi="Times New Roman" w:eastAsia="Times New Roman" w:cs="Times New Roman"/>
          <w:i/>
          <w:iCs/>
          <w:sz w:val="24"/>
          <w:szCs w:val="24"/>
        </w:rPr>
        <w:t>Alberta’s day care controversy: From 1908 to 2009 and beyond</w:t>
      </w:r>
      <w:r>
        <w:rPr>
          <w:rFonts w:ascii="Times New Roman" w:hAnsi="Times New Roman" w:eastAsia="Times New Roman" w:cs="Times New Roman"/>
          <w:sz w:val="24"/>
          <w:szCs w:val="24"/>
        </w:rPr>
        <w:t>. Athabasca University Press.</w:t>
      </w:r>
    </w:p>
    <w:p w14:paraId="18D1364C">
      <w:pPr>
        <w:spacing w:before="0" w:after="0" w:line="480" w:lineRule="auto"/>
        <w:ind w:left="720" w:hanging="720"/>
      </w:pPr>
      <w:r>
        <w:rPr>
          <w:rFonts w:ascii="Times New Roman" w:hAnsi="Times New Roman" w:eastAsia="Times New Roman" w:cs="Times New Roman"/>
          <w:sz w:val="24"/>
          <w:szCs w:val="24"/>
        </w:rPr>
        <w:t xml:space="preserve">Macdonald, D., &amp; Friendly, M. (2026). </w:t>
      </w:r>
      <w:r>
        <w:rPr>
          <w:rFonts w:ascii="Times New Roman" w:hAnsi="Times New Roman" w:eastAsia="Times New Roman" w:cs="Times New Roman"/>
          <w:i/>
          <w:iCs/>
          <w:sz w:val="24"/>
          <w:szCs w:val="24"/>
        </w:rPr>
        <w:t>The $10-a-day divide: Child care fees in Canada in 2026</w:t>
      </w:r>
      <w:r>
        <w:rPr>
          <w:rFonts w:ascii="Times New Roman" w:hAnsi="Times New Roman" w:eastAsia="Times New Roman" w:cs="Times New Roman"/>
          <w:sz w:val="24"/>
          <w:szCs w:val="24"/>
        </w:rPr>
        <w:t>. Canadian Centre for Policy Alternatives. https://www.policyalternatives.ca/news-research/the-10-a-day-divide-child-care-fees-in-canada-in-2026/</w:t>
      </w:r>
    </w:p>
    <w:p w14:paraId="349E60C4">
      <w:pPr>
        <w:spacing w:before="0" w:after="0" w:line="480" w:lineRule="auto"/>
        <w:ind w:left="720" w:hanging="720"/>
      </w:pPr>
      <w:r>
        <w:rPr>
          <w:rFonts w:ascii="Times New Roman" w:hAnsi="Times New Roman" w:eastAsia="Times New Roman" w:cs="Times New Roman"/>
          <w:sz w:val="24"/>
          <w:szCs w:val="24"/>
        </w:rPr>
        <w:t xml:space="preserve">Makovichuk, L., Hewes, J., Lirette, P., &amp; Thomas, N. (2014). </w:t>
      </w:r>
      <w:r>
        <w:rPr>
          <w:rFonts w:ascii="Times New Roman" w:hAnsi="Times New Roman" w:eastAsia="Times New Roman" w:cs="Times New Roman"/>
          <w:i/>
          <w:iCs/>
          <w:sz w:val="24"/>
          <w:szCs w:val="24"/>
        </w:rPr>
        <w:t>Flight: Alberta’s early learning and care framework</w:t>
      </w:r>
      <w:r>
        <w:rPr>
          <w:rFonts w:ascii="Times New Roman" w:hAnsi="Times New Roman" w:eastAsia="Times New Roman" w:cs="Times New Roman"/>
          <w:sz w:val="24"/>
          <w:szCs w:val="24"/>
        </w:rPr>
        <w:t>. Government of Alberta. https://flightframework.ca</w:t>
      </w:r>
    </w:p>
    <w:p w14:paraId="527B338A">
      <w:pPr>
        <w:spacing w:before="0" w:after="0" w:line="480" w:lineRule="auto"/>
        <w:ind w:left="720" w:hanging="720"/>
      </w:pPr>
      <w:r>
        <w:rPr>
          <w:rFonts w:ascii="Times New Roman" w:hAnsi="Times New Roman" w:eastAsia="Times New Roman" w:cs="Times New Roman"/>
          <w:sz w:val="24"/>
          <w:szCs w:val="24"/>
        </w:rPr>
        <w:t xml:space="preserve">Office of the Auditor General of Ontario. (2025). </w:t>
      </w:r>
      <w:r>
        <w:rPr>
          <w:rFonts w:ascii="Times New Roman" w:hAnsi="Times New Roman" w:eastAsia="Times New Roman" w:cs="Times New Roman"/>
          <w:i/>
          <w:iCs/>
          <w:sz w:val="24"/>
          <w:szCs w:val="24"/>
        </w:rPr>
        <w:t>Canada-wide early learning and child care program</w:t>
      </w:r>
      <w:r>
        <w:rPr>
          <w:rFonts w:ascii="Times New Roman" w:hAnsi="Times New Roman" w:eastAsia="Times New Roman" w:cs="Times New Roman"/>
          <w:sz w:val="24"/>
          <w:szCs w:val="24"/>
        </w:rPr>
        <w:t xml:space="preserve"> [Special report]. https://auditor.on.ca/en/content/specialreports/specialreports/en25/AR-PA_CELandCCP_en25.pdf</w:t>
      </w:r>
    </w:p>
    <w:p w14:paraId="461E7787">
      <w:pPr>
        <w:spacing w:before="0" w:after="0" w:line="480" w:lineRule="auto"/>
        <w:ind w:left="720" w:hanging="720"/>
      </w:pPr>
      <w:r>
        <w:rPr>
          <w:rFonts w:ascii="Times New Roman" w:hAnsi="Times New Roman" w:eastAsia="Times New Roman" w:cs="Times New Roman"/>
          <w:sz w:val="24"/>
          <w:szCs w:val="24"/>
        </w:rPr>
        <w:t xml:space="preserve">Ontario Coalition for Better Child Care. (2025, October 1). </w:t>
      </w:r>
      <w:r>
        <w:rPr>
          <w:rFonts w:ascii="Times New Roman" w:hAnsi="Times New Roman" w:eastAsia="Times New Roman" w:cs="Times New Roman"/>
          <w:i/>
          <w:iCs/>
          <w:sz w:val="24"/>
          <w:szCs w:val="24"/>
        </w:rPr>
        <w:t>Parents and educators urge Ford to sign new federal child care agreement, in light of Auditor-General’s report</w:t>
      </w:r>
      <w:r>
        <w:rPr>
          <w:rFonts w:ascii="Times New Roman" w:hAnsi="Times New Roman" w:eastAsia="Times New Roman" w:cs="Times New Roman"/>
          <w:sz w:val="24"/>
          <w:szCs w:val="24"/>
        </w:rPr>
        <w:t xml:space="preserve"> [Press release]. Business Wire. https://www.businesswire.com/news/home/20251001263986/en</w:t>
      </w:r>
    </w:p>
    <w:p w14:paraId="1F45C9CA">
      <w:pPr>
        <w:spacing w:before="0" w:after="0" w:line="480" w:lineRule="auto"/>
        <w:ind w:left="720" w:hanging="720"/>
      </w:pPr>
      <w:r>
        <w:rPr>
          <w:rFonts w:ascii="Times New Roman" w:hAnsi="Times New Roman" w:eastAsia="Times New Roman" w:cs="Times New Roman"/>
          <w:sz w:val="24"/>
          <w:szCs w:val="24"/>
        </w:rPr>
        <w:t xml:space="preserve">Ontario Ministry of Education. (2014). </w:t>
      </w:r>
      <w:r>
        <w:rPr>
          <w:rFonts w:ascii="Times New Roman" w:hAnsi="Times New Roman" w:eastAsia="Times New Roman" w:cs="Times New Roman"/>
          <w:i/>
          <w:iCs/>
          <w:sz w:val="24"/>
          <w:szCs w:val="24"/>
        </w:rPr>
        <w:t>How does learning happen? Ontario’s pedagogy for the early years</w:t>
      </w:r>
      <w:r>
        <w:rPr>
          <w:rFonts w:ascii="Times New Roman" w:hAnsi="Times New Roman" w:eastAsia="Times New Roman" w:cs="Times New Roman"/>
          <w:sz w:val="24"/>
          <w:szCs w:val="24"/>
        </w:rPr>
        <w:t>. Queen’s Printer for Ontario.</w:t>
      </w:r>
    </w:p>
    <w:p w14:paraId="4E5CD485">
      <w:pPr>
        <w:spacing w:before="0" w:after="0" w:line="480" w:lineRule="auto"/>
        <w:ind w:left="720" w:hanging="720"/>
      </w:pPr>
      <w:r>
        <w:rPr>
          <w:rFonts w:ascii="Times New Roman" w:hAnsi="Times New Roman" w:eastAsia="Times New Roman" w:cs="Times New Roman"/>
          <w:sz w:val="24"/>
          <w:szCs w:val="24"/>
        </w:rPr>
        <w:t xml:space="preserve">Pavolini, E., &amp; Van Lancker, W. (2018). The Matthew effect in childcare use: A matter of policies or preferences? </w:t>
      </w:r>
      <w:r>
        <w:rPr>
          <w:rFonts w:ascii="Times New Roman" w:hAnsi="Times New Roman" w:eastAsia="Times New Roman" w:cs="Times New Roman"/>
          <w:i/>
          <w:iCs/>
          <w:sz w:val="24"/>
          <w:szCs w:val="24"/>
        </w:rPr>
        <w:t>Journal of European Public Policy, 25</w:t>
      </w:r>
      <w:r>
        <w:rPr>
          <w:rFonts w:ascii="Times New Roman" w:hAnsi="Times New Roman" w:eastAsia="Times New Roman" w:cs="Times New Roman"/>
          <w:sz w:val="24"/>
          <w:szCs w:val="24"/>
        </w:rPr>
        <w:t>(6), 878–893. https://doi.org/10.1080/13501763.2017.1401108</w:t>
      </w:r>
    </w:p>
    <w:p w14:paraId="112B750F">
      <w:pPr>
        <w:spacing w:before="0" w:after="0" w:line="480" w:lineRule="auto"/>
        <w:ind w:left="720" w:hanging="720"/>
      </w:pPr>
      <w:r>
        <w:rPr>
          <w:rFonts w:ascii="Times New Roman" w:hAnsi="Times New Roman" w:eastAsia="Times New Roman" w:cs="Times New Roman"/>
          <w:sz w:val="24"/>
          <w:szCs w:val="24"/>
        </w:rPr>
        <w:t xml:space="preserve">Prentice, S. (2009). High stakes: The “investable” child and the economic reframing of childcare. </w:t>
      </w:r>
      <w:r>
        <w:rPr>
          <w:rFonts w:ascii="Times New Roman" w:hAnsi="Times New Roman" w:eastAsia="Times New Roman" w:cs="Times New Roman"/>
          <w:i/>
          <w:iCs/>
          <w:sz w:val="24"/>
          <w:szCs w:val="24"/>
        </w:rPr>
        <w:t>Signs: Journal of Women in Culture and Society, 34</w:t>
      </w:r>
      <w:r>
        <w:rPr>
          <w:rFonts w:ascii="Times New Roman" w:hAnsi="Times New Roman" w:eastAsia="Times New Roman" w:cs="Times New Roman"/>
          <w:sz w:val="24"/>
          <w:szCs w:val="24"/>
        </w:rPr>
        <w:t>(3), 687–710. https://doi.org/10.1086/593711</w:t>
      </w:r>
    </w:p>
    <w:p w14:paraId="69AFFB84">
      <w:pPr>
        <w:spacing w:before="0" w:after="0" w:line="480" w:lineRule="auto"/>
        <w:ind w:left="720" w:hanging="720"/>
      </w:pPr>
      <w:r>
        <w:rPr>
          <w:rFonts w:ascii="Times New Roman" w:hAnsi="Times New Roman" w:eastAsia="Times New Roman" w:cs="Times New Roman"/>
          <w:sz w:val="24"/>
          <w:szCs w:val="24"/>
        </w:rPr>
        <w:t xml:space="preserve">Stronach, R. A. E. (2023). How does learning happen? Ontario’s pedagogy of oppression?: A critical discourse analysis of Ontario’s early years pedagogical framework. </w:t>
      </w:r>
      <w:r>
        <w:rPr>
          <w:rFonts w:ascii="Times New Roman" w:hAnsi="Times New Roman" w:eastAsia="Times New Roman" w:cs="Times New Roman"/>
          <w:i/>
          <w:iCs/>
          <w:sz w:val="24"/>
          <w:szCs w:val="24"/>
        </w:rPr>
        <w:t>Journal of Childhood Studies, 48</w:t>
      </w:r>
      <w:r>
        <w:rPr>
          <w:rFonts w:ascii="Times New Roman" w:hAnsi="Times New Roman" w:eastAsia="Times New Roman" w:cs="Times New Roman"/>
          <w:sz w:val="24"/>
          <w:szCs w:val="24"/>
        </w:rPr>
        <w:t>(2), 32–50. https://doi.org/10.18357/jcs482202320982</w:t>
      </w:r>
    </w:p>
    <w:p w14:paraId="142E0BF2">
      <w:pPr>
        <w:spacing w:before="0" w:after="0" w:line="480" w:lineRule="auto"/>
        <w:ind w:left="720" w:hanging="720"/>
      </w:pPr>
      <w:r>
        <w:rPr>
          <w:rFonts w:ascii="Times New Roman" w:hAnsi="Times New Roman" w:eastAsia="Times New Roman" w:cs="Times New Roman"/>
          <w:sz w:val="24"/>
          <w:szCs w:val="24"/>
        </w:rPr>
        <w:t xml:space="preserve">Villani, M. (2025, December 12). Canada, Alberta extend child-care deal one year as parents warn uncertainty is growing. </w:t>
      </w:r>
      <w:r>
        <w:rPr>
          <w:rFonts w:ascii="Times New Roman" w:hAnsi="Times New Roman" w:eastAsia="Times New Roman" w:cs="Times New Roman"/>
          <w:i/>
          <w:iCs/>
          <w:sz w:val="24"/>
          <w:szCs w:val="24"/>
        </w:rPr>
        <w:t>CTV News</w:t>
      </w:r>
      <w:r>
        <w:rPr>
          <w:rFonts w:ascii="Times New Roman" w:hAnsi="Times New Roman" w:eastAsia="Times New Roman" w:cs="Times New Roman"/>
          <w:sz w:val="24"/>
          <w:szCs w:val="24"/>
        </w:rPr>
        <w:t>. https://www.ctvnews.ca/calgary/article/canada-alberta-extend-child-care-deal-one-year-as-parents-warn-uncertainty-is-growing/</w:t>
      </w:r>
    </w:p>
    <w:sectPr>
      <w:head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5CA73">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trackRevisions/>
  <w:documentProtection w:enforcement="0"/>
  <w:compat>
    <w:useFELayout/>
    <w:compatSetting w:name="compatibilityMode" w:uri="http://schemas.microsoft.com/office/word" w:val="15"/>
  </w:compat>
  <w:rsids>
    <w:rsidRoot w:val="00000000"/>
    <w:rsid w:val="FFFD44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rPr>
      <w:rFonts w:ascii="Times New Roman" w:hAnsi="Times New Roman" w:eastAsia="Times New Roman" w:cs="Times New Roman"/>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cp:lastModifiedBy>
  <dcterms:modified xsi:type="dcterms:W3CDTF">2026-10-12T01:57:51Z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FB3C98CCCE5AA530FF92CC6A780A5760_42</vt:lpwstr>
  </property>
</Properties>
</file>